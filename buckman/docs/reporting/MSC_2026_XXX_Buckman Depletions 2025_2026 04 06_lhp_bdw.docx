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03C6" w14:textId="77777777" w:rsidR="005B715D" w:rsidRPr="006A5C33" w:rsidRDefault="005B715D" w:rsidP="00DA420C"/>
    <w:p w14:paraId="4FA9F4A2" w14:textId="24E958A4" w:rsidR="007324D8" w:rsidRPr="008C70CA" w:rsidRDefault="007324D8" w:rsidP="007324D8">
      <w:pPr>
        <w:spacing w:after="0" w:line="240" w:lineRule="auto"/>
        <w:ind w:left="1440" w:hanging="1440"/>
      </w:pPr>
      <w:r w:rsidRPr="008C70CA">
        <w:rPr>
          <w:b/>
          <w:bCs/>
        </w:rPr>
        <w:t>DATE:</w:t>
      </w:r>
      <w:r w:rsidRPr="008C70CA">
        <w:rPr>
          <w:b/>
          <w:bCs/>
        </w:rPr>
        <w:tab/>
      </w:r>
      <w:del w:id="0" w:author="Wolaver, Brad, OSE" w:date="2026-03-20T09:08:00Z" w16du:dateUtc="2026-03-20T15:08:00Z">
        <w:r w:rsidR="007C7BE0" w:rsidRPr="008C70CA" w:rsidDel="0074639C">
          <w:delText xml:space="preserve">February </w:delText>
        </w:r>
      </w:del>
      <w:ins w:id="1" w:author="Wolaver, Brad, OSE" w:date="2026-04-01T08:46:00Z" w16du:dateUtc="2026-04-01T14:46:00Z">
        <w:r w:rsidR="00666790">
          <w:t>April</w:t>
        </w:r>
      </w:ins>
      <w:ins w:id="2" w:author="Wolaver, Brad, OSE" w:date="2026-03-20T09:08:00Z" w16du:dateUtc="2026-03-20T15:08:00Z">
        <w:r w:rsidR="0074639C" w:rsidRPr="008C70CA">
          <w:t xml:space="preserve"> </w:t>
        </w:r>
      </w:ins>
      <w:del w:id="3" w:author="Wolaver, Brad, OSE" w:date="2026-03-30T16:57:00Z" w16du:dateUtc="2026-03-30T22:57:00Z">
        <w:r w:rsidR="007C7BE0" w:rsidRPr="008C70CA" w:rsidDel="00803584">
          <w:delText>2</w:delText>
        </w:r>
      </w:del>
      <w:del w:id="4" w:author="Wolaver, Brad, OSE" w:date="2026-03-20T09:08:00Z" w16du:dateUtc="2026-03-20T15:08:00Z">
        <w:r w:rsidR="007C7BE0" w:rsidRPr="008C70CA" w:rsidDel="0074639C">
          <w:delText>7</w:delText>
        </w:r>
      </w:del>
      <w:ins w:id="5" w:author="Wolaver, Brad, OSE" w:date="2026-04-02T09:11:00Z" w16du:dateUtc="2026-04-02T15:11:00Z">
        <w:r w:rsidR="002B1BC5">
          <w:t>2</w:t>
        </w:r>
      </w:ins>
      <w:r w:rsidRPr="008C70CA">
        <w:t>, 202</w:t>
      </w:r>
      <w:r w:rsidR="007C7BE0" w:rsidRPr="008C70CA">
        <w:t>6</w:t>
      </w:r>
    </w:p>
    <w:p w14:paraId="461ADD31" w14:textId="77777777" w:rsidR="007324D8" w:rsidRPr="008C70CA" w:rsidRDefault="007324D8" w:rsidP="007324D8">
      <w:pPr>
        <w:spacing w:after="0" w:line="240" w:lineRule="auto"/>
        <w:ind w:left="1440" w:hanging="1440"/>
      </w:pPr>
    </w:p>
    <w:p w14:paraId="0FA481B0" w14:textId="77777777" w:rsidR="007324D8" w:rsidRPr="008C70CA" w:rsidRDefault="007324D8" w:rsidP="007324D8">
      <w:pPr>
        <w:spacing w:after="0" w:line="240" w:lineRule="auto"/>
        <w:ind w:left="1440" w:hanging="1440"/>
      </w:pPr>
      <w:r w:rsidRPr="008C70CA">
        <w:rPr>
          <w:b/>
          <w:bCs/>
        </w:rPr>
        <w:t>TO:</w:t>
      </w:r>
      <w:r w:rsidRPr="008C70CA">
        <w:rPr>
          <w:b/>
          <w:bCs/>
        </w:rPr>
        <w:tab/>
      </w:r>
      <w:r w:rsidRPr="008C70CA">
        <w:t>Ramona Martinez, District VI Manager, Water Rights Division</w:t>
      </w:r>
    </w:p>
    <w:p w14:paraId="350FEB18" w14:textId="1E83CDF7" w:rsidR="007324D8" w:rsidRPr="008C70CA" w:rsidRDefault="007324D8" w:rsidP="007324D8">
      <w:pPr>
        <w:spacing w:after="0" w:line="240" w:lineRule="auto"/>
        <w:ind w:left="1440" w:hanging="1440"/>
      </w:pPr>
      <w:r w:rsidRPr="008C70CA">
        <w:tab/>
        <w:t xml:space="preserve">Lorraine Garcia, </w:t>
      </w:r>
      <w:del w:id="6" w:author="Petronis, Laura, OSE" w:date="2026-03-10T15:26:00Z" w16du:dateUtc="2026-03-10T21:26:00Z">
        <w:r w:rsidRPr="008C70CA" w:rsidDel="00724F26">
          <w:delText>Upper Rio Grande Basin</w:delText>
        </w:r>
      </w:del>
      <w:ins w:id="7" w:author="Petronis, Laura, OSE" w:date="2026-03-10T15:26:00Z" w16du:dateUtc="2026-03-10T21:26:00Z">
        <w:r w:rsidR="00724F26">
          <w:t>Deputy District</w:t>
        </w:r>
      </w:ins>
      <w:r w:rsidRPr="008C70CA">
        <w:t xml:space="preserve"> Manager, Water Rights Division</w:t>
      </w:r>
    </w:p>
    <w:p w14:paraId="3EBACD5D" w14:textId="77777777" w:rsidR="007324D8" w:rsidRPr="008C70CA" w:rsidRDefault="007324D8" w:rsidP="007324D8">
      <w:pPr>
        <w:spacing w:after="0" w:line="240" w:lineRule="auto"/>
        <w:ind w:left="1440" w:hanging="1440"/>
      </w:pPr>
      <w:r w:rsidRPr="008C70CA">
        <w:tab/>
      </w:r>
      <w:r w:rsidRPr="008C70CA">
        <w:rPr>
          <w:rFonts w:ascii="TimesNewRomanPS-BoldMT" w:eastAsiaTheme="minorHAnsi" w:hAnsi="TimesNewRomanPS-BoldMT" w:cs="TimesNewRomanPS-BoldMT"/>
          <w14:ligatures w14:val="standardContextual"/>
        </w:rPr>
        <w:t>Cindy Stokes, Interstate Stream Commission</w:t>
      </w:r>
    </w:p>
    <w:p w14:paraId="1F6533DE" w14:textId="77777777" w:rsidR="007324D8" w:rsidRPr="008C70CA" w:rsidRDefault="007324D8" w:rsidP="007324D8">
      <w:pPr>
        <w:spacing w:after="0" w:line="240" w:lineRule="auto"/>
        <w:ind w:left="1440" w:hanging="1440"/>
      </w:pPr>
    </w:p>
    <w:p w14:paraId="08837F47" w14:textId="77777777" w:rsidR="007324D8" w:rsidRDefault="007324D8" w:rsidP="007324D8">
      <w:pPr>
        <w:spacing w:after="0" w:line="240" w:lineRule="auto"/>
        <w:ind w:left="1440" w:hanging="1440"/>
        <w:rPr>
          <w:ins w:id="8" w:author="Wolaver, Brad, OSE" w:date="2026-03-20T09:07:00Z" w16du:dateUtc="2026-03-20T15:07:00Z"/>
        </w:rPr>
      </w:pPr>
      <w:r w:rsidRPr="008C70CA">
        <w:rPr>
          <w:b/>
          <w:bCs/>
        </w:rPr>
        <w:t>THROUGH:</w:t>
      </w:r>
      <w:r w:rsidRPr="008C70CA">
        <w:rPr>
          <w:b/>
          <w:bCs/>
        </w:rPr>
        <w:tab/>
      </w:r>
      <w:r w:rsidRPr="008C70CA">
        <w:t>Katie Zemlick, Chief, Hydrology Bureau, Santa Fe, NM</w:t>
      </w:r>
    </w:p>
    <w:p w14:paraId="7B85A006" w14:textId="77777777" w:rsidR="0074639C" w:rsidRPr="008C70CA" w:rsidRDefault="0074639C" w:rsidP="0074639C">
      <w:pPr>
        <w:spacing w:after="0" w:line="240" w:lineRule="auto"/>
        <w:ind w:left="1440" w:hanging="1440"/>
        <w:rPr>
          <w:ins w:id="9" w:author="Wolaver, Brad, OSE" w:date="2026-03-20T09:07:00Z" w16du:dateUtc="2026-03-20T15:07:00Z"/>
        </w:rPr>
      </w:pPr>
      <w:ins w:id="10" w:author="Wolaver, Brad, OSE" w:date="2026-03-20T09:07:00Z" w16du:dateUtc="2026-03-20T15:07:00Z">
        <w:r>
          <w:rPr>
            <w:b/>
            <w:bCs/>
          </w:rPr>
          <w:tab/>
        </w:r>
        <w:r>
          <w:t>Laura Petronis, Supervisor, Hydrology Bureau, Santa Fe, NM</w:t>
        </w:r>
      </w:ins>
    </w:p>
    <w:p w14:paraId="5E6465BE" w14:textId="21D5A09F" w:rsidR="0074639C" w:rsidDel="0074639C" w:rsidRDefault="0074639C" w:rsidP="007324D8">
      <w:pPr>
        <w:spacing w:after="0" w:line="240" w:lineRule="auto"/>
        <w:ind w:left="1440" w:hanging="1440"/>
        <w:rPr>
          <w:ins w:id="11" w:author="Petronis, Laura, OSE" w:date="2026-03-10T15:26:00Z" w16du:dateUtc="2026-03-10T21:26:00Z"/>
          <w:del w:id="12" w:author="Wolaver, Brad, OSE" w:date="2026-03-20T09:08:00Z" w16du:dateUtc="2026-03-20T15:08:00Z"/>
        </w:rPr>
      </w:pPr>
    </w:p>
    <w:p w14:paraId="08FF0ED3" w14:textId="61C267EA" w:rsidR="00724F26" w:rsidDel="0074639C" w:rsidRDefault="00724F26" w:rsidP="007324D8">
      <w:pPr>
        <w:spacing w:after="0" w:line="240" w:lineRule="auto"/>
        <w:ind w:left="1440" w:hanging="1440"/>
        <w:rPr>
          <w:ins w:id="13" w:author="Petronis, Laura, OSE" w:date="2026-03-10T15:26:00Z" w16du:dateUtc="2026-03-10T21:26:00Z"/>
          <w:del w:id="14" w:author="Wolaver, Brad, OSE" w:date="2026-03-20T09:08:00Z" w16du:dateUtc="2026-03-20T15:08:00Z"/>
        </w:rPr>
      </w:pPr>
    </w:p>
    <w:p w14:paraId="6BB325DB" w14:textId="2735290C" w:rsidR="00724F26" w:rsidRPr="008C70CA" w:rsidDel="0074639C" w:rsidRDefault="00724F26" w:rsidP="007324D8">
      <w:pPr>
        <w:spacing w:after="0" w:line="240" w:lineRule="auto"/>
        <w:ind w:left="1440" w:hanging="1440"/>
        <w:rPr>
          <w:del w:id="15" w:author="Wolaver, Brad, OSE" w:date="2026-03-20T09:08:00Z" w16du:dateUtc="2026-03-20T15:08:00Z"/>
        </w:rPr>
      </w:pPr>
      <w:ins w:id="16" w:author="Petronis, Laura, OSE" w:date="2026-03-10T15:26:00Z" w16du:dateUtc="2026-03-10T21:26:00Z">
        <w:del w:id="17" w:author="Wolaver, Brad, OSE" w:date="2026-03-20T09:08:00Z" w16du:dateUtc="2026-03-20T15:08:00Z">
          <w:r w:rsidDel="0074639C">
            <w:rPr>
              <w:b/>
              <w:bCs/>
            </w:rPr>
            <w:delText>THROUGH:</w:delText>
          </w:r>
          <w:r w:rsidDel="0074639C">
            <w:delText xml:space="preserve"> </w:delText>
          </w:r>
        </w:del>
        <w:del w:id="18" w:author="Wolaver, Brad, OSE" w:date="2026-03-20T09:07:00Z" w16du:dateUtc="2026-03-20T15:07:00Z">
          <w:r w:rsidDel="0074639C">
            <w:delText>Laura Petronis, Supervisor, Hydrology Bureau, Santa Fe, NM</w:delText>
          </w:r>
        </w:del>
      </w:ins>
    </w:p>
    <w:p w14:paraId="37B6800A" w14:textId="77777777" w:rsidR="007324D8" w:rsidRPr="008C70CA" w:rsidRDefault="007324D8" w:rsidP="007324D8">
      <w:pPr>
        <w:spacing w:after="0" w:line="240" w:lineRule="auto"/>
        <w:ind w:left="1440" w:hanging="1440"/>
      </w:pPr>
    </w:p>
    <w:p w14:paraId="6F5AD0C7" w14:textId="77777777" w:rsidR="007324D8" w:rsidRPr="008C70CA" w:rsidRDefault="007324D8" w:rsidP="007324D8">
      <w:pPr>
        <w:spacing w:after="0" w:line="240" w:lineRule="auto"/>
        <w:ind w:left="1440" w:hanging="1440"/>
      </w:pPr>
      <w:r w:rsidRPr="008C70CA">
        <w:rPr>
          <w:b/>
          <w:bCs/>
        </w:rPr>
        <w:t>FROM:</w:t>
      </w:r>
      <w:r w:rsidRPr="008C70CA">
        <w:rPr>
          <w:b/>
          <w:bCs/>
        </w:rPr>
        <w:tab/>
      </w:r>
      <w:r w:rsidRPr="008C70CA">
        <w:t>Brad Wolaver, Senior Hydrologist, Hydrology Bureau, Santa Fe, NM</w:t>
      </w:r>
    </w:p>
    <w:p w14:paraId="0A0857A2" w14:textId="6914A512" w:rsidR="007324D8" w:rsidRPr="008C70CA" w:rsidDel="0074639C" w:rsidRDefault="007324D8" w:rsidP="007324D8">
      <w:pPr>
        <w:spacing w:after="0" w:line="240" w:lineRule="auto"/>
        <w:ind w:left="1440" w:hanging="1440"/>
        <w:rPr>
          <w:del w:id="19" w:author="Wolaver, Brad, OSE" w:date="2026-03-20T09:08:00Z" w16du:dateUtc="2026-03-20T15:08:00Z"/>
        </w:rPr>
      </w:pPr>
      <w:r w:rsidRPr="008C70CA">
        <w:rPr>
          <w:b/>
          <w:bCs/>
        </w:rPr>
        <w:tab/>
      </w:r>
      <w:del w:id="20" w:author="Petronis, Laura, OSE" w:date="2026-03-10T15:26:00Z" w16du:dateUtc="2026-03-10T21:26:00Z">
        <w:r w:rsidRPr="008C70CA" w:rsidDel="00724F26">
          <w:delText>Laura Petronis, Water Resources Manager 1, Hydrology Bureau, Santa Fe, NM</w:delText>
        </w:r>
      </w:del>
    </w:p>
    <w:p w14:paraId="7D16A6B5" w14:textId="77777777" w:rsidR="007324D8" w:rsidRPr="008C70CA" w:rsidRDefault="007324D8" w:rsidP="007324D8">
      <w:pPr>
        <w:spacing w:after="0" w:line="240" w:lineRule="auto"/>
        <w:ind w:left="1440" w:hanging="1440"/>
      </w:pPr>
    </w:p>
    <w:p w14:paraId="69066B2F" w14:textId="614F3531" w:rsidR="007324D8" w:rsidRPr="008C70CA" w:rsidRDefault="007324D8" w:rsidP="007324D8">
      <w:pPr>
        <w:spacing w:after="0" w:line="240" w:lineRule="auto"/>
        <w:ind w:left="1440" w:hanging="1440"/>
      </w:pPr>
      <w:r w:rsidRPr="008C70CA">
        <w:rPr>
          <w:b/>
          <w:bCs/>
        </w:rPr>
        <w:t>SUBJECT:</w:t>
      </w:r>
      <w:r w:rsidRPr="008C70CA">
        <w:tab/>
        <w:t>DRAFT Calendar Year 2025 hydrologic impacts on the Rio Grande, Rio Pojoaque</w:t>
      </w:r>
      <w:r w:rsidRPr="008C70CA">
        <w:softHyphen/>
      </w:r>
      <w:r w:rsidR="00AC2CDB" w:rsidRPr="008C70CA">
        <w:noBreakHyphen/>
      </w:r>
    </w:p>
    <w:p w14:paraId="364AC69D" w14:textId="77777777" w:rsidR="007324D8" w:rsidRPr="008C70CA" w:rsidRDefault="007324D8" w:rsidP="007324D8">
      <w:pPr>
        <w:spacing w:after="0" w:line="240" w:lineRule="auto"/>
        <w:ind w:left="1440"/>
      </w:pPr>
      <w:r w:rsidRPr="008C70CA">
        <w:t>Nambe, Rio Tesuque, and La Cienega springs due to Buckman well field</w:t>
      </w:r>
    </w:p>
    <w:p w14:paraId="6DB23505" w14:textId="77777777" w:rsidR="007324D8" w:rsidRPr="008C70CA" w:rsidRDefault="007324D8" w:rsidP="007324D8">
      <w:pPr>
        <w:spacing w:after="0" w:line="240" w:lineRule="auto"/>
        <w:ind w:left="1440"/>
      </w:pPr>
      <w:r w:rsidRPr="008C70CA">
        <w:t>pumping, RG-20516 et al.</w:t>
      </w:r>
    </w:p>
    <w:p w14:paraId="68A905AA" w14:textId="77777777" w:rsidR="007324D8" w:rsidRPr="008C70CA" w:rsidRDefault="007324D8" w:rsidP="007324D8">
      <w:pPr>
        <w:spacing w:after="0" w:line="240" w:lineRule="auto"/>
        <w:ind w:left="1440" w:hanging="1440"/>
      </w:pPr>
    </w:p>
    <w:p w14:paraId="374B268C" w14:textId="77777777" w:rsidR="007324D8" w:rsidRPr="008C70CA" w:rsidRDefault="007324D8" w:rsidP="007324D8">
      <w:pPr>
        <w:spacing w:after="0" w:line="240" w:lineRule="auto"/>
        <w:ind w:left="1440" w:hanging="1440"/>
      </w:pPr>
      <w:r w:rsidRPr="008C70CA">
        <w:rPr>
          <w:b/>
          <w:bCs/>
        </w:rPr>
        <w:t>KEYWORD:</w:t>
      </w:r>
      <w:r w:rsidRPr="008C70CA">
        <w:tab/>
        <w:t>Miscellaneous Memorandum, District VI, Santa Fe County, OSE Rio Grande Basin, City of Santa Fe</w:t>
      </w:r>
    </w:p>
    <w:p w14:paraId="59128FE4" w14:textId="77777777" w:rsidR="007324D8" w:rsidRPr="008C70CA" w:rsidRDefault="007324D8" w:rsidP="007324D8">
      <w:pPr>
        <w:spacing w:after="0" w:line="240" w:lineRule="auto"/>
        <w:ind w:left="1440" w:hanging="1440"/>
      </w:pPr>
    </w:p>
    <w:p w14:paraId="3826FF29" w14:textId="53021BF5" w:rsidR="007324D8" w:rsidRPr="008C70CA" w:rsidRDefault="007324D8" w:rsidP="007324D8">
      <w:pPr>
        <w:spacing w:after="0" w:line="240" w:lineRule="auto"/>
        <w:ind w:left="1440" w:hanging="1440"/>
      </w:pPr>
      <w:r w:rsidRPr="008C70CA">
        <w:rPr>
          <w:b/>
          <w:bCs/>
        </w:rPr>
        <w:t>ID:</w:t>
      </w:r>
      <w:r w:rsidRPr="008C70CA">
        <w:tab/>
        <w:t>MSC_2026_xxx</w:t>
      </w:r>
    </w:p>
    <w:p w14:paraId="4B179FDC" w14:textId="77777777" w:rsidR="007324D8" w:rsidRPr="008C70CA" w:rsidRDefault="007324D8" w:rsidP="007324D8"/>
    <w:p w14:paraId="01170787" w14:textId="1BBB30A2" w:rsidR="001623C3" w:rsidRPr="008C70CA" w:rsidRDefault="007324D8" w:rsidP="00DA420C">
      <w:r w:rsidRPr="008C70CA">
        <w:rPr>
          <w:noProof/>
        </w:rPr>
        <mc:AlternateContent>
          <mc:Choice Requires="wps">
            <w:drawing>
              <wp:anchor distT="4294967295" distB="4294967295" distL="114300" distR="114300" simplePos="0" relativeHeight="251659264" behindDoc="0" locked="0" layoutInCell="1" allowOverlap="1" wp14:anchorId="0F7E6F35" wp14:editId="007CF4F6">
                <wp:simplePos x="0" y="0"/>
                <wp:positionH relativeFrom="column">
                  <wp:posOffset>0</wp:posOffset>
                </wp:positionH>
                <wp:positionV relativeFrom="paragraph">
                  <wp:posOffset>46990</wp:posOffset>
                </wp:positionV>
                <wp:extent cx="594360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067996"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7pt" to="46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JgsQEAAEk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" strokeweight="2.25pt"/>
            </w:pict>
          </mc:Fallback>
        </mc:AlternateContent>
      </w:r>
    </w:p>
    <w:p w14:paraId="5B9C2F98" w14:textId="3F7E51A5" w:rsidR="00E967A3" w:rsidRPr="008C70CA" w:rsidRDefault="00E967A3" w:rsidP="00DA420C">
      <w:pPr>
        <w:pStyle w:val="Heading1"/>
      </w:pPr>
      <w:r w:rsidRPr="008C70CA">
        <w:t>S</w:t>
      </w:r>
      <w:r w:rsidR="000030D8" w:rsidRPr="008C70CA">
        <w:t>ummary and Conclusion</w:t>
      </w:r>
    </w:p>
    <w:p w14:paraId="3C9CCF3B" w14:textId="21929D84" w:rsidR="007324D8" w:rsidRPr="008C70CA" w:rsidRDefault="00250DBD" w:rsidP="00B114D4">
      <w:bookmarkStart w:id="21" w:name="_Hlk155181095"/>
      <w:r w:rsidRPr="008C70CA">
        <w:t xml:space="preserve">The memorandum </w:t>
      </w:r>
      <w:r w:rsidR="00B5172A" w:rsidRPr="008C70CA">
        <w:t xml:space="preserve">presents </w:t>
      </w:r>
      <w:r w:rsidRPr="008C70CA">
        <w:t xml:space="preserve">estimates </w:t>
      </w:r>
      <w:r w:rsidR="00B5172A" w:rsidRPr="008C70CA">
        <w:t xml:space="preserve">of the </w:t>
      </w:r>
      <w:r w:rsidRPr="008C70CA">
        <w:t>effects of</w:t>
      </w:r>
      <w:r w:rsidR="003E5BA1" w:rsidRPr="008C70CA">
        <w:t xml:space="preserve"> City of Santa Fe (City)</w:t>
      </w:r>
      <w:r w:rsidRPr="008C70CA">
        <w:t xml:space="preserve"> Buckman </w:t>
      </w:r>
      <w:r w:rsidR="00B5172A" w:rsidRPr="008C70CA">
        <w:t>W</w:t>
      </w:r>
      <w:r w:rsidRPr="008C70CA">
        <w:t xml:space="preserve">ell </w:t>
      </w:r>
      <w:r w:rsidR="00B5172A" w:rsidRPr="008C70CA">
        <w:t>F</w:t>
      </w:r>
      <w:r w:rsidRPr="008C70CA">
        <w:t>ield</w:t>
      </w:r>
      <w:r w:rsidR="003E5BA1" w:rsidRPr="008C70CA">
        <w:t xml:space="preserve"> (Buckman)</w:t>
      </w:r>
      <w:r w:rsidRPr="008C70CA">
        <w:t xml:space="preserve"> pumping on the Rio Grande, Rio Pojoaque-Nambe, Rio Tesuque, and La Cienega</w:t>
      </w:r>
      <w:r w:rsidR="00AE4F63" w:rsidRPr="008C70CA">
        <w:t xml:space="preserve"> Springs</w:t>
      </w:r>
      <w:r w:rsidRPr="008C70CA">
        <w:t>.</w:t>
      </w:r>
      <w:r w:rsidR="00AE4F63" w:rsidRPr="008C70CA">
        <w:t xml:space="preserve"> </w:t>
      </w:r>
      <w:r w:rsidRPr="008C70CA">
        <w:t xml:space="preserve"> Stream depletion to the Rio Grande, Rio Pojoaque-</w:t>
      </w:r>
      <w:r w:rsidR="00AE4F63" w:rsidRPr="008C70CA">
        <w:t xml:space="preserve">Rio </w:t>
      </w:r>
      <w:r w:rsidRPr="008C70CA">
        <w:t xml:space="preserve">Nambe, and Rio Tesuque is evaluated from 1972 to </w:t>
      </w:r>
      <w:r w:rsidR="007C7BE0" w:rsidRPr="008C70CA">
        <w:t>2025</w:t>
      </w:r>
      <w:r w:rsidR="00B5172A" w:rsidRPr="008C70CA">
        <w:t>.  I</w:t>
      </w:r>
      <w:r w:rsidRPr="008C70CA">
        <w:t xml:space="preserve">mpacts to La Cienega spring discharge are evaluated from 1988 to </w:t>
      </w:r>
      <w:r w:rsidR="007C7BE0" w:rsidRPr="008C70CA">
        <w:t>2025</w:t>
      </w:r>
      <w:r w:rsidRPr="008C70CA">
        <w:t xml:space="preserve">. </w:t>
      </w:r>
      <w:r w:rsidR="00B117FD" w:rsidRPr="008C70CA">
        <w:t xml:space="preserve"> </w:t>
      </w:r>
      <w:r w:rsidRPr="008C70CA">
        <w:t>All dates are referenced to calendar year pumping (January through December).</w:t>
      </w:r>
      <w:r w:rsidR="00E91563" w:rsidRPr="008C70CA">
        <w:t xml:space="preserve">  These depletion estimates support regulatory oversight by the New Mexico Office of the State Engineer (OSE).  The OSE Water </w:t>
      </w:r>
      <w:r w:rsidR="00FE503A" w:rsidRPr="008C70CA">
        <w:t xml:space="preserve">Rights </w:t>
      </w:r>
      <w:r w:rsidR="00E91563" w:rsidRPr="008C70CA">
        <w:t>Division</w:t>
      </w:r>
      <w:r w:rsidR="002D43AF" w:rsidRPr="008C70CA">
        <w:t>,</w:t>
      </w:r>
      <w:r w:rsidR="00E91563" w:rsidRPr="008C70CA">
        <w:t> </w:t>
      </w:r>
      <w:r w:rsidR="00FE503A" w:rsidRPr="008C70CA">
        <w:t>District</w:t>
      </w:r>
      <w:r w:rsidR="00F30015" w:rsidRPr="008C70CA">
        <w:t xml:space="preserve"> </w:t>
      </w:r>
      <w:r w:rsidR="00E91563" w:rsidRPr="008C70CA">
        <w:t xml:space="preserve">6 evaluates compliance with Buckman well field permit conditions, </w:t>
      </w:r>
      <w:r w:rsidR="00412BA8" w:rsidRPr="008C70CA">
        <w:t xml:space="preserve">and </w:t>
      </w:r>
      <w:r w:rsidR="00E91563" w:rsidRPr="008C70CA">
        <w:t>the</w:t>
      </w:r>
      <w:r w:rsidR="002F4682" w:rsidRPr="008C70CA">
        <w:t xml:space="preserve"> OSE and</w:t>
      </w:r>
      <w:r w:rsidR="00E91563" w:rsidRPr="008C70CA">
        <w:t xml:space="preserve"> Interstate Stream Commission (ISC)</w:t>
      </w:r>
      <w:r w:rsidR="002F4682" w:rsidRPr="008C70CA">
        <w:t xml:space="preserve"> coordinate to</w:t>
      </w:r>
      <w:r w:rsidR="00E91563" w:rsidRPr="008C70CA">
        <w:t xml:space="preserve"> </w:t>
      </w:r>
      <w:r w:rsidR="001063EC" w:rsidRPr="008C70CA">
        <w:t>determine</w:t>
      </w:r>
      <w:r w:rsidR="00997B4A" w:rsidRPr="008C70CA">
        <w:t xml:space="preserve"> </w:t>
      </w:r>
      <w:r w:rsidR="00E91563" w:rsidRPr="008C70CA">
        <w:t xml:space="preserve">whether San Juan-Chama water releases are required to offset </w:t>
      </w:r>
      <w:r w:rsidR="008E741F" w:rsidRPr="008C70CA">
        <w:t xml:space="preserve">Rio Grande </w:t>
      </w:r>
      <w:r w:rsidR="00E91563" w:rsidRPr="008C70CA">
        <w:t>surface water depletions</w:t>
      </w:r>
      <w:r w:rsidR="00D42C03" w:rsidRPr="008C70CA">
        <w:t>.</w:t>
      </w:r>
      <w:r w:rsidR="00AC2CDB" w:rsidRPr="008C70CA">
        <w:t xml:space="preserve"> The evaluation this year was </w:t>
      </w:r>
      <w:r w:rsidR="00376E69" w:rsidRPr="008C70CA">
        <w:t xml:space="preserve">conducted using an automated data processing pipeline executed in Python </w:t>
      </w:r>
      <w:r w:rsidR="00B114D4" w:rsidRPr="008C70CA">
        <w:t>that underwent rigorous validation and verification procedures described in detail in Appendix A.</w:t>
      </w:r>
      <w:r w:rsidR="007324D8" w:rsidRPr="008C70CA">
        <w:br w:type="page"/>
      </w:r>
    </w:p>
    <w:p w14:paraId="0C10AA85" w14:textId="46EE0CEA" w:rsidR="005622D5" w:rsidRPr="008C70CA" w:rsidRDefault="005B7AC4" w:rsidP="00DA420C">
      <w:pPr>
        <w:rPr>
          <w:b/>
          <w:bCs/>
        </w:rPr>
      </w:pPr>
      <w:r w:rsidRPr="008C70CA">
        <w:rPr>
          <w:b/>
          <w:bCs/>
        </w:rPr>
        <w:lastRenderedPageBreak/>
        <w:t>K</w:t>
      </w:r>
      <w:r w:rsidR="00C84A16" w:rsidRPr="008C70CA">
        <w:rPr>
          <w:b/>
          <w:bCs/>
        </w:rPr>
        <w:t xml:space="preserve">ey findings </w:t>
      </w:r>
      <w:r w:rsidR="00F01007" w:rsidRPr="008C70CA">
        <w:rPr>
          <w:b/>
          <w:bCs/>
        </w:rPr>
        <w:t xml:space="preserve">of </w:t>
      </w:r>
      <w:r w:rsidRPr="008C70CA">
        <w:rPr>
          <w:b/>
          <w:bCs/>
        </w:rPr>
        <w:t xml:space="preserve">the </w:t>
      </w:r>
      <w:r w:rsidR="007C7BE0" w:rsidRPr="008C70CA">
        <w:rPr>
          <w:b/>
          <w:bCs/>
        </w:rPr>
        <w:t>2025</w:t>
      </w:r>
      <w:r w:rsidRPr="008C70CA">
        <w:rPr>
          <w:b/>
          <w:bCs/>
        </w:rPr>
        <w:t xml:space="preserve"> evaluation are </w:t>
      </w:r>
      <w:r w:rsidR="00F01007" w:rsidRPr="008C70CA">
        <w:rPr>
          <w:b/>
          <w:bCs/>
        </w:rPr>
        <w:t>(see Tables 1–5 for detailed results)</w:t>
      </w:r>
      <w:r w:rsidR="005622D5" w:rsidRPr="008C70CA">
        <w:rPr>
          <w:b/>
          <w:bCs/>
        </w:rPr>
        <w:t>:</w:t>
      </w:r>
    </w:p>
    <w:p w14:paraId="6DADCFF2" w14:textId="7B3D2E33" w:rsidR="005622D5" w:rsidRPr="008C70CA" w:rsidRDefault="00B0624F" w:rsidP="00DA420C">
      <w:pPr>
        <w:rPr>
          <w:b/>
          <w:bCs/>
        </w:rPr>
      </w:pPr>
      <w:r w:rsidRPr="008C70CA">
        <w:rPr>
          <w:b/>
          <w:bCs/>
        </w:rPr>
        <w:t xml:space="preserve">Buckman </w:t>
      </w:r>
      <w:r w:rsidR="005622D5" w:rsidRPr="008C70CA">
        <w:rPr>
          <w:b/>
          <w:bCs/>
        </w:rPr>
        <w:t>Pumping</w:t>
      </w:r>
      <w:r w:rsidRPr="008C70CA">
        <w:rPr>
          <w:b/>
          <w:bCs/>
        </w:rPr>
        <w:t xml:space="preserve"> in </w:t>
      </w:r>
      <w:r w:rsidR="007C7BE0" w:rsidRPr="008C70CA">
        <w:rPr>
          <w:b/>
          <w:bCs/>
        </w:rPr>
        <w:t>2025</w:t>
      </w:r>
    </w:p>
    <w:p w14:paraId="400F6B6E" w14:textId="6D21A6D4" w:rsidR="005622D5" w:rsidRPr="008C70CA" w:rsidRDefault="005622D5" w:rsidP="00DA420C">
      <w:pPr>
        <w:pStyle w:val="ListParagraph"/>
        <w:numPr>
          <w:ilvl w:val="0"/>
          <w:numId w:val="6"/>
        </w:numPr>
      </w:pPr>
      <w:r w:rsidRPr="008C70CA">
        <w:t xml:space="preserve">Total </w:t>
      </w:r>
      <w:r w:rsidR="007C7BE0" w:rsidRPr="008C70CA">
        <w:t>2025</w:t>
      </w:r>
      <w:r w:rsidRPr="008C70CA">
        <w:t xml:space="preserve"> pumping: </w:t>
      </w:r>
      <w:r w:rsidR="00420B23" w:rsidRPr="008C70CA">
        <w:t xml:space="preserve">1351.91 acre-feet (ac-ft; which was very similar to 2024 pumping of </w:t>
      </w:r>
      <w:r w:rsidR="00D0173A" w:rsidRPr="008C70CA">
        <w:t>1372.95</w:t>
      </w:r>
      <w:r w:rsidR="005D0B14" w:rsidRPr="008C70CA">
        <w:t xml:space="preserve"> </w:t>
      </w:r>
      <w:r w:rsidRPr="008C70CA">
        <w:t>ac-ft)</w:t>
      </w:r>
      <w:r w:rsidR="00383FDA" w:rsidRPr="008C70CA">
        <w:t xml:space="preserve">, </w:t>
      </w:r>
      <w:r w:rsidR="005D0B14" w:rsidRPr="008C70CA">
        <w:t>twel</w:t>
      </w:r>
      <w:r w:rsidR="000B7238" w:rsidRPr="008C70CA">
        <w:t>f</w:t>
      </w:r>
      <w:r w:rsidR="005D0B14" w:rsidRPr="008C70CA">
        <w:t>th</w:t>
      </w:r>
      <w:r w:rsidR="00383FDA" w:rsidRPr="008C70CA">
        <w:t xml:space="preserve"> lowest annual value since 1988</w:t>
      </w:r>
    </w:p>
    <w:p w14:paraId="2A991FD2" w14:textId="278F4688" w:rsidR="005622D5" w:rsidRPr="008C70CA" w:rsidRDefault="005622D5" w:rsidP="00DA420C">
      <w:pPr>
        <w:pStyle w:val="ListParagraph"/>
        <w:numPr>
          <w:ilvl w:val="0"/>
          <w:numId w:val="6"/>
        </w:numPr>
      </w:pPr>
      <w:r w:rsidRPr="008C70CA">
        <w:t xml:space="preserve">Wells 10 through 13 accounted for </w:t>
      </w:r>
      <w:r w:rsidR="004F7DD1" w:rsidRPr="008C70CA">
        <w:t>2</w:t>
      </w:r>
      <w:r w:rsidR="00B53AB3" w:rsidRPr="008C70CA">
        <w:t>5</w:t>
      </w:r>
      <w:r w:rsidR="00575EB2" w:rsidRPr="008C70CA">
        <w:t>.</w:t>
      </w:r>
      <w:r w:rsidR="00B53AB3" w:rsidRPr="008C70CA">
        <w:t>7</w:t>
      </w:r>
      <w:r w:rsidRPr="008C70CA">
        <w:t>% of total pumping (</w:t>
      </w:r>
      <w:r w:rsidR="00B53AB3" w:rsidRPr="008C70CA">
        <w:t>347.86</w:t>
      </w:r>
      <w:r w:rsidR="009760BB" w:rsidRPr="008C70CA">
        <w:t xml:space="preserve"> </w:t>
      </w:r>
      <w:r w:rsidRPr="008C70CA">
        <w:t>ac-ft)</w:t>
      </w:r>
    </w:p>
    <w:p w14:paraId="4F66925B" w14:textId="49D6FFB4" w:rsidR="005622D5" w:rsidRPr="008C70CA" w:rsidRDefault="005622D5" w:rsidP="00DA420C">
      <w:pPr>
        <w:pStyle w:val="ListParagraph"/>
        <w:numPr>
          <w:ilvl w:val="0"/>
          <w:numId w:val="6"/>
        </w:numPr>
      </w:pPr>
      <w:r w:rsidRPr="008C70CA">
        <w:t xml:space="preserve">The three wells </w:t>
      </w:r>
      <w:r w:rsidR="007D7947" w:rsidRPr="008C70CA">
        <w:t xml:space="preserve">in the model </w:t>
      </w:r>
      <w:del w:id="22" w:author="Petronis, Laura, OSE" w:date="2026-03-10T15:29:00Z" w16du:dateUtc="2026-03-10T21:29:00Z">
        <w:r w:rsidR="007D7947" w:rsidRPr="008C70CA" w:rsidDel="00724F26">
          <w:delText xml:space="preserve">cell </w:delText>
        </w:r>
      </w:del>
      <w:ins w:id="23" w:author="Petronis, Laura, OSE" w:date="2026-03-10T15:29:00Z" w16du:dateUtc="2026-03-10T21:29:00Z">
        <w:r w:rsidR="00724F26">
          <w:t>row and column</w:t>
        </w:r>
        <w:r w:rsidR="00724F26" w:rsidRPr="008C70CA">
          <w:t xml:space="preserve"> </w:t>
        </w:r>
      </w:ins>
      <w:r w:rsidRPr="008C70CA">
        <w:t xml:space="preserve">located closest to the Rio Grande </w:t>
      </w:r>
      <w:r w:rsidR="001E07DF" w:rsidRPr="008C70CA">
        <w:t xml:space="preserve">contributed </w:t>
      </w:r>
      <w:r w:rsidR="00A464DB" w:rsidRPr="008C70CA">
        <w:t>46.3</w:t>
      </w:r>
      <w:r w:rsidR="001E07DF" w:rsidRPr="008C70CA">
        <w:t>% of total pumping (</w:t>
      </w:r>
      <w:r w:rsidR="00CE397D" w:rsidRPr="008C70CA">
        <w:t>625.96</w:t>
      </w:r>
      <w:r w:rsidR="001E07DF" w:rsidRPr="008C70CA">
        <w:t xml:space="preserve"> ac-ft; </w:t>
      </w:r>
      <w:r w:rsidRPr="008C70CA">
        <w:t xml:space="preserve">Buckman 1, 7, and 8; </w:t>
      </w:r>
      <w:r w:rsidR="006E4AAF" w:rsidRPr="008C70CA">
        <w:t xml:space="preserve">model </w:t>
      </w:r>
      <w:r w:rsidRPr="008C70CA">
        <w:t xml:space="preserve">row 13, column 11) </w:t>
      </w:r>
    </w:p>
    <w:p w14:paraId="61EAB2D4" w14:textId="2B470192" w:rsidR="005622D5" w:rsidRPr="008C70CA" w:rsidRDefault="005622D5" w:rsidP="00DA420C">
      <w:pPr>
        <w:rPr>
          <w:b/>
          <w:bCs/>
        </w:rPr>
      </w:pPr>
      <w:r w:rsidRPr="008C70CA">
        <w:rPr>
          <w:b/>
          <w:bCs/>
        </w:rPr>
        <w:t>Stream Depletio</w:t>
      </w:r>
      <w:r w:rsidR="00F01007" w:rsidRPr="008C70CA">
        <w:rPr>
          <w:b/>
          <w:bCs/>
        </w:rPr>
        <w:t>n</w:t>
      </w:r>
      <w:r w:rsidR="00C87ED7" w:rsidRPr="008C70CA">
        <w:rPr>
          <w:b/>
          <w:bCs/>
        </w:rPr>
        <w:t xml:space="preserve"> in </w:t>
      </w:r>
      <w:r w:rsidR="007C7BE0" w:rsidRPr="008C70CA">
        <w:rPr>
          <w:b/>
          <w:bCs/>
        </w:rPr>
        <w:t>2025</w:t>
      </w:r>
    </w:p>
    <w:p w14:paraId="03DB55BF" w14:textId="3ADF4AB1" w:rsidR="005622D5" w:rsidRPr="00724F26" w:rsidRDefault="005622D5" w:rsidP="00DA420C">
      <w:pPr>
        <w:pStyle w:val="ListParagraph"/>
        <w:numPr>
          <w:ilvl w:val="0"/>
          <w:numId w:val="7"/>
        </w:numPr>
        <w:rPr>
          <w:lang w:val="pt-BR"/>
        </w:rPr>
      </w:pPr>
      <w:r w:rsidRPr="00724F26">
        <w:rPr>
          <w:lang w:val="pt-BR"/>
        </w:rPr>
        <w:t xml:space="preserve">Rio Pojoaque-Nambe system: </w:t>
      </w:r>
      <w:r w:rsidR="00FA1E0D" w:rsidRPr="00724F26">
        <w:rPr>
          <w:lang w:val="pt-BR"/>
        </w:rPr>
        <w:t>61.25</w:t>
      </w:r>
      <w:r w:rsidR="00F40A42" w:rsidRPr="00724F26">
        <w:rPr>
          <w:lang w:val="pt-BR"/>
        </w:rPr>
        <w:t>2</w:t>
      </w:r>
      <w:r w:rsidRPr="00724F26">
        <w:rPr>
          <w:lang w:val="pt-BR"/>
        </w:rPr>
        <w:t xml:space="preserve"> ac-ft</w:t>
      </w:r>
    </w:p>
    <w:p w14:paraId="107534FD" w14:textId="1DD15886" w:rsidR="005622D5" w:rsidRPr="008C70CA" w:rsidRDefault="005622D5" w:rsidP="00DA420C">
      <w:pPr>
        <w:pStyle w:val="ListParagraph"/>
        <w:numPr>
          <w:ilvl w:val="0"/>
          <w:numId w:val="7"/>
        </w:numPr>
      </w:pPr>
      <w:r w:rsidRPr="008C70CA">
        <w:t>Rio Tesuque: 33.</w:t>
      </w:r>
      <w:r w:rsidR="00E0069D" w:rsidRPr="008C70CA">
        <w:t>5</w:t>
      </w:r>
      <w:r w:rsidR="00F40A42" w:rsidRPr="008C70CA">
        <w:t>95</w:t>
      </w:r>
      <w:r w:rsidRPr="008C70CA">
        <w:t xml:space="preserve"> ac-ft</w:t>
      </w:r>
    </w:p>
    <w:p w14:paraId="7B7E9504" w14:textId="66F9E084" w:rsidR="005622D5" w:rsidRPr="008C70CA" w:rsidRDefault="005622D5" w:rsidP="00DA420C">
      <w:pPr>
        <w:pStyle w:val="ListParagraph"/>
        <w:numPr>
          <w:ilvl w:val="0"/>
          <w:numId w:val="7"/>
        </w:numPr>
      </w:pPr>
      <w:r w:rsidRPr="008C70CA">
        <w:t>Rio Grande above Otowi gage: 10</w:t>
      </w:r>
      <w:r w:rsidR="00F40A42" w:rsidRPr="008C70CA">
        <w:t>2.37</w:t>
      </w:r>
      <w:r w:rsidRPr="008C70CA">
        <w:t xml:space="preserve"> ac-ft</w:t>
      </w:r>
    </w:p>
    <w:p w14:paraId="4227A2C1" w14:textId="2D25B572" w:rsidR="005622D5" w:rsidRPr="008C70CA" w:rsidRDefault="005622D5" w:rsidP="00DA420C">
      <w:pPr>
        <w:pStyle w:val="ListParagraph"/>
        <w:numPr>
          <w:ilvl w:val="0"/>
          <w:numId w:val="7"/>
        </w:numPr>
      </w:pPr>
      <w:r w:rsidRPr="008C70CA">
        <w:t xml:space="preserve">Rio Grande below Otowi gage: </w:t>
      </w:r>
      <w:r w:rsidR="00F40A42" w:rsidRPr="008C70CA">
        <w:t>874.90</w:t>
      </w:r>
      <w:r w:rsidRPr="008C70CA">
        <w:t xml:space="preserve"> ac-ft</w:t>
      </w:r>
    </w:p>
    <w:p w14:paraId="3D6E2FA9" w14:textId="40A909A8" w:rsidR="005622D5" w:rsidRPr="008C70CA" w:rsidRDefault="00F01007" w:rsidP="00DA420C">
      <w:pPr>
        <w:rPr>
          <w:b/>
          <w:bCs/>
        </w:rPr>
      </w:pPr>
      <w:r w:rsidRPr="008C70CA">
        <w:rPr>
          <w:b/>
          <w:bCs/>
        </w:rPr>
        <w:t xml:space="preserve">La Cienega </w:t>
      </w:r>
      <w:r w:rsidR="005622D5" w:rsidRPr="008C70CA">
        <w:rPr>
          <w:b/>
          <w:bCs/>
        </w:rPr>
        <w:t>Spring</w:t>
      </w:r>
      <w:r w:rsidR="00C84A16" w:rsidRPr="008C70CA">
        <w:rPr>
          <w:b/>
          <w:bCs/>
        </w:rPr>
        <w:t xml:space="preserve"> Impacts</w:t>
      </w:r>
      <w:r w:rsidR="00264336" w:rsidRPr="008C70CA">
        <w:rPr>
          <w:b/>
          <w:bCs/>
        </w:rPr>
        <w:t xml:space="preserve"> in </w:t>
      </w:r>
      <w:r w:rsidR="007C7BE0" w:rsidRPr="008C70CA">
        <w:rPr>
          <w:b/>
          <w:bCs/>
        </w:rPr>
        <w:t>2025</w:t>
      </w:r>
    </w:p>
    <w:p w14:paraId="4570EB25" w14:textId="11366732" w:rsidR="005622D5" w:rsidRPr="008C70CA" w:rsidRDefault="00F01007" w:rsidP="00DA420C">
      <w:pPr>
        <w:pStyle w:val="ListParagraph"/>
        <w:numPr>
          <w:ilvl w:val="0"/>
          <w:numId w:val="8"/>
        </w:numPr>
      </w:pPr>
      <w:r w:rsidRPr="008C70CA">
        <w:t>S</w:t>
      </w:r>
      <w:r w:rsidR="005622D5" w:rsidRPr="008C70CA">
        <w:t>prings flow reduction: 3.</w:t>
      </w:r>
      <w:r w:rsidR="00F40A42" w:rsidRPr="008C70CA">
        <w:t>92</w:t>
      </w:r>
      <w:r w:rsidR="005622D5" w:rsidRPr="008C70CA">
        <w:t xml:space="preserve"> ac-ft</w:t>
      </w:r>
    </w:p>
    <w:p w14:paraId="2197B98B" w14:textId="77777777" w:rsidR="00E63A8B" w:rsidRPr="008C70CA" w:rsidRDefault="00E63A8B" w:rsidP="00E63A8B"/>
    <w:p w14:paraId="06FBA37B" w14:textId="77777777" w:rsidR="00E63A8B" w:rsidRPr="008C70CA" w:rsidRDefault="00E63A8B" w:rsidP="00E63A8B">
      <w:pPr>
        <w:pStyle w:val="Heading1"/>
      </w:pPr>
      <w:r w:rsidRPr="008C70CA">
        <w:t>Automated Workflow: Buckman Well Field Depletion Pipeline Calculations</w:t>
      </w:r>
    </w:p>
    <w:p w14:paraId="31711D97" w14:textId="39D7803D" w:rsidR="00CE2CA9" w:rsidRPr="008C70CA" w:rsidRDefault="00CE2CA9" w:rsidP="00CE2CA9">
      <w:r w:rsidRPr="00CE2CA9">
        <w:t>New for 2025, the evaluation was conducted using an automated data processing pipeline executed in Python and FORTRAN, replacing the prior manual Excel</w:t>
      </w:r>
      <w:ins w:id="24" w:author="Petronis, Laura, OSE" w:date="2026-03-10T15:30:00Z" w16du:dateUtc="2026-03-10T21:30:00Z">
        <w:r w:rsidR="00724F26">
          <w:t xml:space="preserve"> and FORTRAN</w:t>
        </w:r>
      </w:ins>
      <w:r w:rsidRPr="008C70CA">
        <w:noBreakHyphen/>
      </w:r>
      <w:r w:rsidRPr="00CE2CA9">
        <w:t>based workflow. The pipeline ingests daily pumping records for the 13 Buckman wells, runs the MODFLOW96 groundwater flow model</w:t>
      </w:r>
      <w:r w:rsidRPr="008C70CA">
        <w:t xml:space="preserve"> (</w:t>
      </w:r>
      <w:ins w:id="25" w:author="Petronis, Laura, OSE" w:date="2026-03-10T15:30:00Z" w16du:dateUtc="2026-03-10T21:30:00Z">
        <w:r w:rsidR="00724F26">
          <w:t xml:space="preserve">Core, 1996; </w:t>
        </w:r>
      </w:ins>
      <w:r w:rsidRPr="008C70CA">
        <w:t>Barroll and Keyes, 2005)</w:t>
      </w:r>
      <w:r w:rsidRPr="00CE2CA9">
        <w:t>, and generates Tables 1</w:t>
      </w:r>
      <w:r w:rsidRPr="008C70CA">
        <w:t>–</w:t>
      </w:r>
      <w:r w:rsidRPr="00CE2CA9">
        <w:t xml:space="preserve">5) for reporting. </w:t>
      </w:r>
    </w:p>
    <w:p w14:paraId="3B2F5A4F" w14:textId="210E020B" w:rsidR="00CE2CA9" w:rsidRPr="00CE2CA9" w:rsidRDefault="00CE2CA9" w:rsidP="00CE2CA9">
      <w:r w:rsidRPr="00CE2CA9">
        <w:t xml:space="preserve">The pipeline was subjected to rigorous verification and validation (V&amp;V) testing as documented in Appendix A. All source code, specifications, and test results are version-controlled on GitHub at </w:t>
      </w:r>
      <w:hyperlink r:id="rId11">
        <w:r w:rsidRPr="00CE2CA9">
          <w:rPr>
            <w:rStyle w:val="Hyperlink"/>
          </w:rPr>
          <w:t>https://github.com/brad-wolaver-nmose/santafe-buckman/tree/master/buckman</w:t>
        </w:r>
      </w:hyperlink>
      <w:r w:rsidRPr="00CE2CA9">
        <w:t>.</w:t>
      </w:r>
    </w:p>
    <w:p w14:paraId="22A86BC2" w14:textId="30234AEB" w:rsidR="00CE2CA9" w:rsidRPr="008C70CA" w:rsidRDefault="00CE2CA9" w:rsidP="00CE2CA9">
      <w:r w:rsidRPr="00CE2CA9">
        <w:t>The pipeline consists of five sequential steps</w:t>
      </w:r>
      <w:r w:rsidRPr="008C70CA">
        <w:t xml:space="preserve"> shown on the figure below.</w:t>
      </w:r>
    </w:p>
    <w:p w14:paraId="2BDE6202" w14:textId="0D62B541" w:rsidR="00CE2CA9" w:rsidRPr="00CE2CA9" w:rsidRDefault="00CE2CA9" w:rsidP="00CE2CA9">
      <w:r w:rsidRPr="008C70CA">
        <w:rPr>
          <w:noProof/>
        </w:rPr>
        <w:drawing>
          <wp:inline distT="0" distB="0" distL="0" distR="0" wp14:anchorId="1ED03FE1" wp14:editId="3E0822B7">
            <wp:extent cx="5943600" cy="1437640"/>
            <wp:effectExtent l="0" t="0" r="0" b="0"/>
            <wp:docPr id="97254579"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4579" name="Picture 3" descr="Diagram&#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7640"/>
                    </a:xfrm>
                    <a:prstGeom prst="rect">
                      <a:avLst/>
                    </a:prstGeom>
                    <a:noFill/>
                    <a:ln>
                      <a:noFill/>
                    </a:ln>
                    <a:extLst>
                      <a:ext uri="{53640926-AAD7-44D8-BBD7-CCE9431645EC}">
                        <a14:shadowObscured xmlns:a14="http://schemas.microsoft.com/office/drawing/2010/main"/>
                      </a:ext>
                    </a:extLst>
                  </pic:spPr>
                </pic:pic>
              </a:graphicData>
            </a:graphic>
          </wp:inline>
        </w:drawing>
      </w:r>
    </w:p>
    <w:p w14:paraId="557030A1" w14:textId="77777777" w:rsidR="00CE2CA9" w:rsidRPr="008C70CA" w:rsidRDefault="00CE2CA9">
      <w:pPr>
        <w:spacing w:after="160" w:line="259" w:lineRule="auto"/>
        <w:jc w:val="left"/>
      </w:pPr>
      <w:r w:rsidRPr="008C70CA">
        <w:br w:type="page"/>
      </w:r>
    </w:p>
    <w:p w14:paraId="78440B86" w14:textId="4291261E" w:rsidR="00CE2CA9" w:rsidRPr="008C70CA" w:rsidRDefault="00CE2CA9" w:rsidP="00CE2CA9">
      <w:r w:rsidRPr="008C70CA">
        <w:lastRenderedPageBreak/>
        <w:t>The five steps of the pipeline are:</w:t>
      </w:r>
    </w:p>
    <w:p w14:paraId="4643068C" w14:textId="77777777" w:rsidR="00CE2CA9" w:rsidRPr="008C70CA" w:rsidRDefault="00CE2CA9" w:rsidP="00CE2CA9">
      <w:r w:rsidRPr="00CE2CA9">
        <w:rPr>
          <w:b/>
        </w:rPr>
        <w:t>Step 1</w:t>
      </w:r>
      <w:r w:rsidRPr="008C70CA">
        <w:rPr>
          <w:b/>
        </w:rPr>
        <w:t xml:space="preserve">. </w:t>
      </w:r>
      <w:r w:rsidRPr="00CE2CA9">
        <w:rPr>
          <w:b/>
        </w:rPr>
        <w:t>Ingest Pumping Data</w:t>
      </w:r>
    </w:p>
    <w:p w14:paraId="323AA9E6" w14:textId="4C0DBE1C" w:rsidR="00CE2CA9" w:rsidRPr="00CE2CA9" w:rsidRDefault="00CE2CA9" w:rsidP="00CE2CA9">
      <w:r w:rsidRPr="00CE2CA9">
        <w:t>Daily pumping records (365 days for 13 wells) are read from the City of Santa Fe CSV file (</w:t>
      </w:r>
      <w:r w:rsidRPr="00CE2CA9">
        <w:rPr>
          <w:rFonts w:ascii="Consolas" w:hAnsi="Consolas"/>
        </w:rPr>
        <w:t>Buckman_Well_Prod_2025.csv</w:t>
      </w:r>
      <w:r w:rsidRPr="00CE2CA9">
        <w:t>). Volumes reported in million gallons per day (MGD) are converted to acre-feet (</w:t>
      </w:r>
      <w:r w:rsidRPr="008C70CA">
        <w:t>ac-ft</w:t>
      </w:r>
      <w:r w:rsidRPr="00CE2CA9">
        <w:t xml:space="preserve">) using the conversion factor 1 MG = 3.06889 AF. The step produces Table 1 (historical annual pumping by well) and Table 2 (monthly pumping breakdown). </w:t>
      </w:r>
      <w:r w:rsidRPr="00CE2CA9">
        <w:rPr>
          <w:i/>
        </w:rPr>
        <w:t>(Python)</w:t>
      </w:r>
    </w:p>
    <w:p w14:paraId="0D1480B2" w14:textId="3A0F545B" w:rsidR="00CE2CA9" w:rsidRPr="008C70CA" w:rsidRDefault="00CE2CA9" w:rsidP="00CE2CA9">
      <w:r w:rsidRPr="00CE2CA9">
        <w:rPr>
          <w:b/>
        </w:rPr>
        <w:t>Step 2</w:t>
      </w:r>
      <w:r w:rsidRPr="008C70CA">
        <w:rPr>
          <w:b/>
        </w:rPr>
        <w:t xml:space="preserve">. </w:t>
      </w:r>
      <w:r w:rsidRPr="00CE2CA9">
        <w:rPr>
          <w:b/>
        </w:rPr>
        <w:t>Generate MODFLOW Input Files</w:t>
      </w:r>
    </w:p>
    <w:p w14:paraId="0F94ADC8" w14:textId="3D45F507" w:rsidR="00CE2CA9" w:rsidRPr="00CE2CA9" w:rsidRDefault="00CE2CA9" w:rsidP="00CE2CA9">
      <w:r w:rsidRPr="00CE2CA9">
        <w:t xml:space="preserve">The well file </w:t>
      </w:r>
      <w:r w:rsidR="00E93C23" w:rsidRPr="00CE2CA9">
        <w:t xml:space="preserve">(.wel) </w:t>
      </w:r>
      <w:r w:rsidRPr="00CE2CA9">
        <w:t xml:space="preserve">is extended to include the current reporting year, maintaining </w:t>
      </w:r>
      <w:r w:rsidR="00E93C23" w:rsidRPr="008C70CA">
        <w:t>a</w:t>
      </w:r>
      <w:r w:rsidRPr="00CE2CA9">
        <w:t xml:space="preserve"> continuous pumping record from 1988 through 2025. A MODFLOW name file </w:t>
      </w:r>
      <w:r w:rsidR="00E93C23" w:rsidRPr="00CE2CA9">
        <w:t>(.nam)</w:t>
      </w:r>
      <w:r w:rsidR="00E93C23" w:rsidRPr="008C70CA">
        <w:t xml:space="preserve"> </w:t>
      </w:r>
      <w:r w:rsidRPr="00CE2CA9">
        <w:t xml:space="preserve">and </w:t>
      </w:r>
      <w:del w:id="26" w:author="Wolaver, Brad, OSE" w:date="2026-03-17T13:23:00Z" w16du:dateUtc="2026-03-17T19:23:00Z">
        <w:r w:rsidR="00E93C23" w:rsidRPr="008C70CA" w:rsidDel="008525DE">
          <w:delText>ten</w:delText>
        </w:r>
        <w:r w:rsidRPr="00CE2CA9" w:rsidDel="008525DE">
          <w:delText xml:space="preserve"> baseline model </w:delText>
        </w:r>
      </w:del>
      <w:ins w:id="27" w:author="Wolaver, Brad, OSE" w:date="2026-03-17T13:23:00Z" w16du:dateUtc="2026-03-17T19:23:00Z">
        <w:r w:rsidR="008525DE">
          <w:t xml:space="preserve">the other MODFLOW </w:t>
        </w:r>
      </w:ins>
      <w:r w:rsidRPr="00CE2CA9">
        <w:t>files</w:t>
      </w:r>
      <w:ins w:id="28" w:author="Petronis, Laura, OSE" w:date="2026-03-10T16:08:00Z" w16du:dateUtc="2026-03-10T22:08:00Z">
        <w:r w:rsidR="00C70FD7">
          <w:t xml:space="preserve"> for the revised Santa Fe Super</w:t>
        </w:r>
      </w:ins>
      <w:ins w:id="29" w:author="Petronis, Laura, OSE" w:date="2026-03-10T16:09:00Z" w16du:dateUtc="2026-03-10T22:09:00Z">
        <w:r w:rsidR="00C70FD7">
          <w:t>position Model (Core, 1996, Barroll and Keyes, 2005)</w:t>
        </w:r>
      </w:ins>
      <w:r w:rsidRPr="00CE2CA9">
        <w:t xml:space="preserve"> are assembled into the run directory. </w:t>
      </w:r>
      <w:r w:rsidRPr="00CE2CA9">
        <w:rPr>
          <w:i/>
        </w:rPr>
        <w:t>(Python)</w:t>
      </w:r>
    </w:p>
    <w:p w14:paraId="45F1493E" w14:textId="77777777" w:rsidR="00CE2CA9" w:rsidRPr="008C70CA" w:rsidRDefault="00CE2CA9" w:rsidP="00CE2CA9">
      <w:pPr>
        <w:rPr>
          <w:b/>
        </w:rPr>
      </w:pPr>
      <w:r w:rsidRPr="00CE2CA9">
        <w:rPr>
          <w:b/>
        </w:rPr>
        <w:t>Step 3</w:t>
      </w:r>
      <w:r w:rsidRPr="008C70CA">
        <w:rPr>
          <w:b/>
        </w:rPr>
        <w:t xml:space="preserve">. </w:t>
      </w:r>
      <w:r w:rsidRPr="00CE2CA9">
        <w:rPr>
          <w:b/>
        </w:rPr>
        <w:t>Run MODFLOW-96 Groundwater Flow Model</w:t>
      </w:r>
    </w:p>
    <w:p w14:paraId="55DB813C" w14:textId="22DB1CF7" w:rsidR="00CE2CA9" w:rsidRPr="00CE2CA9" w:rsidRDefault="00CE2CA9" w:rsidP="00CE2CA9">
      <w:r w:rsidRPr="00CE2CA9">
        <w:t>The MODFLOW96 executable (</w:t>
      </w:r>
      <w:r w:rsidRPr="00CE2CA9">
        <w:rPr>
          <w:rFonts w:ascii="Consolas" w:hAnsi="Consolas"/>
        </w:rPr>
        <w:t>modflow96.exe</w:t>
      </w:r>
      <w:r w:rsidRPr="00CE2CA9">
        <w:t xml:space="preserve">) </w:t>
      </w:r>
      <w:ins w:id="30" w:author="Petronis, Laura, OSE" w:date="2026-03-10T16:04:00Z" w16du:dateUtc="2026-03-10T22:04:00Z">
        <w:r w:rsidR="00E169A6">
          <w:t xml:space="preserve">runs the model and </w:t>
        </w:r>
      </w:ins>
      <w:r w:rsidRPr="00CE2CA9">
        <w:t xml:space="preserve">produces binary flux (.flx) files </w:t>
      </w:r>
      <w:r w:rsidR="00DD793B" w:rsidRPr="00CE2CA9">
        <w:t>containing cell-by-cell flow budgets</w:t>
      </w:r>
      <w:r w:rsidR="00DD793B" w:rsidRPr="008C70CA">
        <w:t xml:space="preserve"> for river and general head boundary conditions</w:t>
      </w:r>
      <w:r w:rsidRPr="00CE2CA9">
        <w:t xml:space="preserve">. </w:t>
      </w:r>
      <w:r w:rsidRPr="00CE2CA9">
        <w:rPr>
          <w:i/>
        </w:rPr>
        <w:t>(MODFLOW-96)</w:t>
      </w:r>
    </w:p>
    <w:p w14:paraId="0D91CDFF" w14:textId="77777777" w:rsidR="00CE2CA9" w:rsidRPr="008C70CA" w:rsidRDefault="00CE2CA9" w:rsidP="00CE2CA9">
      <w:pPr>
        <w:rPr>
          <w:b/>
        </w:rPr>
      </w:pPr>
      <w:r w:rsidRPr="00CE2CA9">
        <w:rPr>
          <w:b/>
        </w:rPr>
        <w:t>Step 4</w:t>
      </w:r>
      <w:r w:rsidRPr="008C70CA">
        <w:rPr>
          <w:b/>
        </w:rPr>
        <w:t xml:space="preserve">. </w:t>
      </w:r>
      <w:r w:rsidRPr="00CE2CA9">
        <w:rPr>
          <w:b/>
        </w:rPr>
        <w:t>Run Stream Depletion Post-Processor</w:t>
      </w:r>
    </w:p>
    <w:p w14:paraId="60F9C1BF" w14:textId="0AF21191" w:rsidR="00CE2CA9" w:rsidRPr="00CE2CA9" w:rsidRDefault="00CE2CA9" w:rsidP="00CE2CA9">
      <w:r w:rsidRPr="00CE2CA9">
        <w:t xml:space="preserve">The FORTRAN post-processor </w:t>
      </w:r>
      <w:r w:rsidRPr="00CE2CA9">
        <w:rPr>
          <w:rFonts w:ascii="Consolas" w:hAnsi="Consolas"/>
        </w:rPr>
        <w:t>sfmodflx_2245.exe</w:t>
      </w:r>
      <w:r w:rsidRPr="00CE2CA9">
        <w:t xml:space="preserve"> reads the binary flux files and extracts stream depletions by reach, writing the results to a calendar-year summary file (2025). </w:t>
      </w:r>
      <w:r w:rsidRPr="00CE2CA9">
        <w:rPr>
          <w:i/>
        </w:rPr>
        <w:t>(sfmodflx_2245)</w:t>
      </w:r>
    </w:p>
    <w:p w14:paraId="4F24A294" w14:textId="3AE126A8" w:rsidR="00CE2CA9" w:rsidRPr="008C70CA" w:rsidRDefault="00CE2CA9" w:rsidP="00CE2CA9">
      <w:pPr>
        <w:rPr>
          <w:b/>
        </w:rPr>
      </w:pPr>
      <w:r w:rsidRPr="00CE2CA9">
        <w:rPr>
          <w:b/>
        </w:rPr>
        <w:t>Step 5</w:t>
      </w:r>
      <w:r w:rsidRPr="008C70CA">
        <w:rPr>
          <w:b/>
        </w:rPr>
        <w:t xml:space="preserve">. </w:t>
      </w:r>
      <w:r w:rsidRPr="00CE2CA9">
        <w:rPr>
          <w:b/>
        </w:rPr>
        <w:t xml:space="preserve">Generate </w:t>
      </w:r>
      <w:ins w:id="31" w:author="Petronis, Laura, OSE" w:date="2026-03-10T16:05:00Z" w16du:dateUtc="2026-03-10T22:05:00Z">
        <w:r w:rsidR="00C70FD7">
          <w:rPr>
            <w:b/>
          </w:rPr>
          <w:t xml:space="preserve">Stream </w:t>
        </w:r>
      </w:ins>
      <w:r w:rsidRPr="00CE2CA9">
        <w:rPr>
          <w:b/>
        </w:rPr>
        <w:t>Depletion Tables</w:t>
      </w:r>
    </w:p>
    <w:p w14:paraId="688AAC41" w14:textId="593C0CA3" w:rsidR="00CE2CA9" w:rsidRPr="00CE2CA9" w:rsidRDefault="00CE2CA9" w:rsidP="00CE2CA9">
      <w:r w:rsidRPr="00CE2CA9">
        <w:t>The calendar-year summary is parsed to produce Tables 3, 4, and 5. Pre</w:t>
      </w:r>
      <w:r w:rsidR="00DD793B" w:rsidRPr="008C70CA">
        <w:noBreakHyphen/>
      </w:r>
      <w:r w:rsidRPr="00CE2CA9">
        <w:t xml:space="preserve">1988 </w:t>
      </w:r>
      <w:del w:id="32" w:author="Petronis, Laura, OSE" w:date="2026-03-10T16:04:00Z" w16du:dateUtc="2026-03-10T22:04:00Z">
        <w:r w:rsidRPr="00CE2CA9" w:rsidDel="00E169A6">
          <w:delText xml:space="preserve">analytical </w:delText>
        </w:r>
      </w:del>
      <w:r w:rsidRPr="00CE2CA9">
        <w:t>residual</w:t>
      </w:r>
      <w:ins w:id="33" w:author="Petronis, Laura, OSE" w:date="2026-03-10T16:04:00Z" w16du:dateUtc="2026-03-10T22:04:00Z">
        <w:r w:rsidR="00E169A6">
          <w:t xml:space="preserve"> streamflow depletion </w:t>
        </w:r>
      </w:ins>
      <w:ins w:id="34" w:author="Petronis, Laura, OSE" w:date="2026-03-10T16:05:00Z" w16du:dateUtc="2026-03-10T22:05:00Z">
        <w:r w:rsidR="00E169A6">
          <w:t>based on projection of the analytical model result</w:t>
        </w:r>
      </w:ins>
      <w:r w:rsidRPr="00CE2CA9">
        <w:t xml:space="preserve">s from </w:t>
      </w:r>
      <w:r w:rsidR="003C4FC8" w:rsidRPr="008C70CA">
        <w:t xml:space="preserve">Core </w:t>
      </w:r>
      <w:r w:rsidR="00E21371" w:rsidRPr="008C70CA">
        <w:fldChar w:fldCharType="begin"/>
      </w:r>
      <w:r w:rsidR="003C4FC8" w:rsidRPr="008C70CA">
        <w:instrText xml:space="preserve"> ADDIN ZOTERO_ITEM CSL_CITATION {"citationID":"KqcP39VA","properties":{"formattedCitation":"(2003)","plainCitation":"(2003)","noteIndex":0},"citationItems":[{"id":29,"uris":["http://zotero.org/users/12998432/items/QTVS2FSV"],"itemData":{"id":29,"type":"report","title":"Residual Effects of 1972-1987 pumping at Buckman well field on the Rio Tesuque and Pojoaque River, New Mexico Office of the State Engineer Memorandum to Tom Morrison, Hydrology Bureau Chief, dated April 30, 2003","author":[{"family":"Core","given":"Andrew B."}],"issued":{"date-parts":[["2003"]]}},"suppress-author":true}],"schema":"https://github.com/citation-style-language/schema/raw/master/csl-citation.json"} </w:instrText>
      </w:r>
      <w:r w:rsidR="00E21371" w:rsidRPr="008C70CA">
        <w:fldChar w:fldCharType="separate"/>
      </w:r>
      <w:r w:rsidR="003C4FC8" w:rsidRPr="008C70CA">
        <w:t>(2003)</w:t>
      </w:r>
      <w:r w:rsidR="00E21371" w:rsidRPr="008C70CA">
        <w:fldChar w:fldCharType="end"/>
      </w:r>
      <w:r w:rsidRPr="00CE2CA9">
        <w:t xml:space="preserve"> are applied to each reach.</w:t>
      </w:r>
      <w:ins w:id="35" w:author="Petronis, Laura, OSE" w:date="2026-03-10T16:05:00Z" w16du:dateUtc="2026-03-10T22:05:00Z">
        <w:r w:rsidR="00C70FD7">
          <w:t xml:space="preserve"> Str</w:t>
        </w:r>
      </w:ins>
      <w:ins w:id="36" w:author="Petronis, Laura, OSE" w:date="2026-03-10T16:06:00Z" w16du:dateUtc="2026-03-10T22:06:00Z">
        <w:r w:rsidR="00C70FD7">
          <w:t>eamflow</w:t>
        </w:r>
      </w:ins>
      <w:r w:rsidRPr="00CE2CA9">
        <w:t xml:space="preserve"> </w:t>
      </w:r>
      <w:ins w:id="37" w:author="Petronis, Laura, OSE" w:date="2026-03-10T16:06:00Z" w16du:dateUtc="2026-03-10T22:06:00Z">
        <w:r w:rsidR="00C70FD7">
          <w:t>d</w:t>
        </w:r>
      </w:ins>
      <w:del w:id="38" w:author="Petronis, Laura, OSE" w:date="2026-03-10T16:06:00Z" w16du:dateUtc="2026-03-10T22:06:00Z">
        <w:r w:rsidR="00B00FCE" w:rsidRPr="008C70CA" w:rsidDel="00C70FD7">
          <w:delText>D</w:delText>
        </w:r>
      </w:del>
      <w:r w:rsidRPr="00CE2CA9">
        <w:t xml:space="preserve">epletion in cubic feet per second (cfs) </w:t>
      </w:r>
      <w:r w:rsidR="00B00FCE" w:rsidRPr="008C70CA">
        <w:t>is</w:t>
      </w:r>
      <w:r w:rsidRPr="00CE2CA9">
        <w:t xml:space="preserve"> converted to acre-feet using the relation cfs × days × 86,400 / 43,560 = </w:t>
      </w:r>
      <w:r w:rsidR="003C4FC8" w:rsidRPr="008C70CA">
        <w:t>ac-ft</w:t>
      </w:r>
      <w:r w:rsidRPr="00CE2CA9">
        <w:t>. The five stream reaches reported are Rio Pojoaque</w:t>
      </w:r>
      <w:ins w:id="39" w:author="Petronis, Laura, OSE" w:date="2026-03-10T16:06:00Z" w16du:dateUtc="2026-03-10T22:06:00Z">
        <w:r w:rsidR="00C70FD7">
          <w:t>-Nambe</w:t>
        </w:r>
      </w:ins>
      <w:r w:rsidRPr="00CE2CA9">
        <w:t xml:space="preserve">, Rio Tesuque, Rio Grande above Otowi Bridge, Rio Grande below Otowi Bridge, and La Cienega Springs. Final tables are written to Excel (.xlsx) format. </w:t>
      </w:r>
      <w:r w:rsidRPr="00CE2CA9">
        <w:rPr>
          <w:i/>
        </w:rPr>
        <w:t>(Python)</w:t>
      </w:r>
    </w:p>
    <w:p w14:paraId="2CE1A089" w14:textId="11B9E97C" w:rsidR="00CE2CA9" w:rsidRPr="00CE2CA9" w:rsidRDefault="00CE2CA9" w:rsidP="00B00FCE">
      <w:pPr>
        <w:tabs>
          <w:tab w:val="num" w:pos="0"/>
        </w:tabs>
      </w:pPr>
      <w:r w:rsidRPr="00CE2CA9">
        <w:t>Input data for the 2025 analysis</w:t>
      </w:r>
      <w:r w:rsidR="00B00FCE" w:rsidRPr="008C70CA">
        <w:t xml:space="preserve"> include d</w:t>
      </w:r>
      <w:r w:rsidRPr="00CE2CA9">
        <w:t>aily pumping CSV from the City of Santa Fe (</w:t>
      </w:r>
      <w:r w:rsidRPr="00CE2CA9">
        <w:rPr>
          <w:rFonts w:ascii="Consolas" w:hAnsi="Consolas"/>
        </w:rPr>
        <w:t>Buckman_Well_Prod_2025.csv</w:t>
      </w:r>
      <w:r w:rsidRPr="00CE2CA9">
        <w:t>)</w:t>
      </w:r>
      <w:r w:rsidR="003C4FC8" w:rsidRPr="008C70CA">
        <w:t xml:space="preserve">, which includes </w:t>
      </w:r>
      <w:r w:rsidRPr="00CE2CA9">
        <w:t>365 daily records for 13 Buckman wells</w:t>
      </w:r>
      <w:r w:rsidR="00B00FCE" w:rsidRPr="008C70CA">
        <w:t xml:space="preserve">, and </w:t>
      </w:r>
      <w:r w:rsidRPr="00CE2CA9">
        <w:t>MODFLOW model files</w:t>
      </w:r>
      <w:r w:rsidR="00B00FCE" w:rsidRPr="008C70CA">
        <w:t>.</w:t>
      </w:r>
    </w:p>
    <w:p w14:paraId="66D87744" w14:textId="77777777" w:rsidR="00CE2CA9" w:rsidRPr="00CE2CA9" w:rsidRDefault="00CE2CA9" w:rsidP="00CE2CA9">
      <w:r w:rsidRPr="00CE2CA9">
        <w:t>The following items are also maintained on the GitHub repository:</w:t>
      </w:r>
    </w:p>
    <w:p w14:paraId="19E7CABA" w14:textId="074EEF44" w:rsidR="00B849B7" w:rsidRPr="008C70CA" w:rsidRDefault="00CE2CA9" w:rsidP="00B849B7">
      <w:r w:rsidRPr="00CE2CA9">
        <w:rPr>
          <w:b/>
        </w:rPr>
        <w:t>Specification Suite</w:t>
      </w:r>
      <w:r w:rsidR="003C4FC8" w:rsidRPr="008C70CA">
        <w:rPr>
          <w:b/>
        </w:rPr>
        <w:t xml:space="preserve">: </w:t>
      </w:r>
      <w:r w:rsidR="003C4FC8" w:rsidRPr="008C70CA">
        <w:rPr>
          <w:bCs/>
        </w:rPr>
        <w:t>D</w:t>
      </w:r>
      <w:r w:rsidRPr="00CE2CA9">
        <w:t>ocumentation of the pipeline design and verification procedures</w:t>
      </w:r>
      <w:r w:rsidR="00B849B7" w:rsidRPr="008C70CA">
        <w:t xml:space="preserve">. The specification suite </w:t>
      </w:r>
      <w:r w:rsidR="00B86EF8">
        <w:t>(</w:t>
      </w:r>
      <w:r w:rsidR="00B86EF8" w:rsidRPr="00F95C35">
        <w:rPr>
          <w:rFonts w:ascii="Consolas" w:hAnsi="Consolas"/>
        </w:rPr>
        <w:t>Specifications for Buckman Depletion Pipeline</w:t>
      </w:r>
      <w:r w:rsidR="00F95C35" w:rsidRPr="00F95C35">
        <w:rPr>
          <w:rFonts w:ascii="Consolas" w:hAnsi="Consolas"/>
        </w:rPr>
        <w:t>.docx</w:t>
      </w:r>
      <w:r w:rsidR="00B86EF8">
        <w:t xml:space="preserve">) </w:t>
      </w:r>
      <w:r w:rsidR="00B849B7" w:rsidRPr="008C70CA">
        <w:t>was created after-the-fact with the purpose of documenting the workflow for reproducibility and ongoing maintenance, and as a potential template to designing similar AI</w:t>
      </w:r>
      <w:r w:rsidR="00B849B7" w:rsidRPr="008C70CA">
        <w:noBreakHyphen/>
        <w:t xml:space="preserve">assisted development workflows.  The </w:t>
      </w:r>
      <w:r w:rsidR="00CD43B7" w:rsidRPr="008C70CA">
        <w:t xml:space="preserve">specification </w:t>
      </w:r>
      <w:r w:rsidR="00B849B7" w:rsidRPr="008C70CA">
        <w:t>suite</w:t>
      </w:r>
      <w:r w:rsidR="00CD43B7" w:rsidRPr="008C70CA">
        <w:t xml:space="preserve">, Python code, and supporting files were created </w:t>
      </w:r>
      <w:r w:rsidR="00B849B7" w:rsidRPr="008C70CA">
        <w:t xml:space="preserve">using </w:t>
      </w:r>
      <w:r w:rsidR="00B849B7" w:rsidRPr="008C70CA">
        <w:lastRenderedPageBreak/>
        <w:t xml:space="preserve">Anthropic Claude Code v2.0.61 with Opus 4.5 </w:t>
      </w:r>
      <w:r w:rsidR="00B849B7" w:rsidRPr="008C70CA">
        <w:fldChar w:fldCharType="begin"/>
      </w:r>
      <w:r w:rsidR="00B849B7" w:rsidRPr="008C70CA">
        <w:instrText xml:space="preserve"> ADDIN ZOTERO_ITEM CSL_CITATION {"citationID":"jexXj1lE","properties":{"formattedCitation":"(Anthropic, 2026a, 2026b)","plainCitation":"(Anthropic, 2026a, 2026b)","noteIndex":0},"citationItems":[{"id":4120,"uris":["http://zotero.org/users/12998432/items/W22KC6YT"],"itemData":{"id":4120,"type":"report","title":"Announcements, Introducing Claude Opus 4.5 Nov 24, 2025. Available at: https://www.anthropic.com/news/claude-opus-4-5, accessed February 23, 2026","author":[{"literal":"Anthropic"}],"issued":{"date-parts":[["2026"]]}}},{"id":4117,"uris":["http://zotero.org/users/12998432/items/HQ24UL9Q"],"itemData":{"id":4117,"type":"report","title":"Claude Code Docs, Getting started, Claude Code overview. Available at https://code.claude.com/docs/en/overview, accessed February 23, 2026","author":[{"literal":"Anthropic"}],"issued":{"date-parts":[["2026"]]}}}],"schema":"https://github.com/citation-style-language/schema/raw/master/csl-citation.json"} </w:instrText>
      </w:r>
      <w:r w:rsidR="00B849B7" w:rsidRPr="008C70CA">
        <w:fldChar w:fldCharType="separate"/>
      </w:r>
      <w:r w:rsidR="00B849B7" w:rsidRPr="008C70CA">
        <w:t>(Anthropic, 2026a, 2026b)</w:t>
      </w:r>
      <w:r w:rsidR="00B849B7" w:rsidRPr="008C70CA">
        <w:fldChar w:fldCharType="end"/>
      </w:r>
      <w:r w:rsidR="00B849B7" w:rsidRPr="008C70CA">
        <w:t xml:space="preserve"> and subsequently manually edited.</w:t>
      </w:r>
    </w:p>
    <w:p w14:paraId="4BCD95D2" w14:textId="539CE447" w:rsidR="00B00FCE" w:rsidRPr="008C70CA" w:rsidRDefault="00CE2CA9" w:rsidP="00B00FCE">
      <w:r w:rsidRPr="00CE2CA9">
        <w:rPr>
          <w:b/>
        </w:rPr>
        <w:t>requirements.txt</w:t>
      </w:r>
      <w:r w:rsidR="00CD43B7" w:rsidRPr="008C70CA">
        <w:t xml:space="preserve">: </w:t>
      </w:r>
      <w:r w:rsidRPr="00CE2CA9">
        <w:t>Python package dependencies and version pins used to run the pipeline.</w:t>
      </w:r>
      <w:r w:rsidR="00B00FCE" w:rsidRPr="008C70CA">
        <w:br w:type="page"/>
      </w:r>
    </w:p>
    <w:bookmarkEnd w:id="21"/>
    <w:p w14:paraId="760B722D" w14:textId="4AC50315" w:rsidR="00E967A3" w:rsidRPr="008C70CA" w:rsidRDefault="002658C0" w:rsidP="00DA420C">
      <w:pPr>
        <w:pStyle w:val="Heading1"/>
      </w:pPr>
      <w:r w:rsidRPr="008C70CA">
        <w:lastRenderedPageBreak/>
        <w:t>Simulated stream depletions on the Rio Grande and Santa Fe-area tributaries</w:t>
      </w:r>
    </w:p>
    <w:p w14:paraId="050D98E8" w14:textId="6E5E2AD4" w:rsidR="008961C3" w:rsidRPr="008C70CA" w:rsidRDefault="00FA64E5" w:rsidP="00DA420C">
      <w:r w:rsidRPr="008C70CA">
        <w:t>Streamflow depletion on the Rio Grande, Rio Pojoaque-</w:t>
      </w:r>
      <w:r w:rsidR="00CB278C" w:rsidRPr="008C70CA">
        <w:t>Nambe,</w:t>
      </w:r>
      <w:r w:rsidRPr="008C70CA">
        <w:t xml:space="preserve"> and Rio Tesuque due to </w:t>
      </w:r>
      <w:r w:rsidR="00727C22" w:rsidRPr="008C70CA">
        <w:t xml:space="preserve">Buckman </w:t>
      </w:r>
      <w:r w:rsidRPr="008C70CA">
        <w:t xml:space="preserve">pumping from 1972 to </w:t>
      </w:r>
      <w:r w:rsidR="007C7BE0" w:rsidRPr="008C70CA">
        <w:t>2025</w:t>
      </w:r>
      <w:r w:rsidR="00BD1950" w:rsidRPr="008C70CA">
        <w:t xml:space="preserve"> </w:t>
      </w:r>
      <w:r w:rsidRPr="008C70CA">
        <w:t xml:space="preserve">was estimated by following the general procedure described in Compton </w:t>
      </w:r>
      <w:r w:rsidR="00D04CEF" w:rsidRPr="008C70CA">
        <w:fldChar w:fldCharType="begin"/>
      </w:r>
      <w:r w:rsidR="00D04CEF" w:rsidRPr="008C70CA">
        <w:instrText xml:space="preserve"> ADDIN ZOTERO_ITEM CSL_CITATION {"citationID":"44JCDYdg","properties":{"formattedCitation":"(1988)","plainCitation":"(1988)","noteIndex":0},"citationItems":[{"id":26,"uris":["http://zotero.org/users/12998432/items/43UZFLSN"],"itemData":{"id":26,"type":"report","title":"Untitled letter to Sangre de Cristo Water Company / V. Phillip Soice, Re: File No. RG-20516 - Buckman Well Field, dated January 14, 1988","author":[{"literal":"Compton, M.B."}],"issued":{"date-parts":[["1988"]]}},"suppress-author":true}],"schema":"https://github.com/citation-style-language/schema/raw/master/csl-citation.json"} </w:instrText>
      </w:r>
      <w:r w:rsidR="00D04CEF" w:rsidRPr="008C70CA">
        <w:fldChar w:fldCharType="separate"/>
      </w:r>
      <w:r w:rsidR="00D04CEF" w:rsidRPr="008C70CA">
        <w:t>(1988)</w:t>
      </w:r>
      <w:r w:rsidR="00D04CEF" w:rsidRPr="008C70CA">
        <w:fldChar w:fldCharType="end"/>
      </w:r>
      <w:r w:rsidRPr="008C70CA">
        <w:t xml:space="preserve">. </w:t>
      </w:r>
      <w:r w:rsidR="006D570A" w:rsidRPr="008C70CA">
        <w:t xml:space="preserve"> </w:t>
      </w:r>
      <w:r w:rsidRPr="008C70CA">
        <w:t xml:space="preserve">It specifies that residual hydrologic effects on the Rio Grande and its tributaries resulting from 1972 through 1987 </w:t>
      </w:r>
      <w:r w:rsidR="00727C22" w:rsidRPr="008C70CA">
        <w:t xml:space="preserve">Buckman </w:t>
      </w:r>
      <w:r w:rsidRPr="008C70CA">
        <w:t>pumping be calculated using the NMOSE analytical model</w:t>
      </w:r>
      <w:r w:rsidR="00D04CEF" w:rsidRPr="008C70CA">
        <w:t xml:space="preserve"> </w:t>
      </w:r>
      <w:r w:rsidR="00D04CEF" w:rsidRPr="008C70CA">
        <w:fldChar w:fldCharType="begin"/>
      </w:r>
      <w:r w:rsidR="00D04CEF" w:rsidRPr="008C70CA">
        <w:instrText xml:space="preserve"> ADDIN ZOTERO_ITEM CSL_CITATION {"citationID":"ywX7ivbX","properties":{"formattedCitation":"(Spinks, Michael P., 1988)","plainCitation":"(Spinks, Michael P., 1988)","noteIndex":0},"citationItems":[{"id":27,"uris":["http://zotero.org/users/12998432/items/KYJI7KNW"],"itemData":{"id":27,"type":"report","title":"Letter from M. Spinks, NMOSE to Phillip Soice, Division Manager, Sangre de Cristo Water Co. dated June 1, 1988","author":[{"literal":"Spinks, Michael P."}],"issued":{"date-parts":[["1988",6,1]]}}}],"schema":"https://github.com/citation-style-language/schema/raw/master/csl-citation.json"} </w:instrText>
      </w:r>
      <w:r w:rsidR="00D04CEF" w:rsidRPr="008C70CA">
        <w:fldChar w:fldCharType="separate"/>
      </w:r>
      <w:r w:rsidR="00D04CEF" w:rsidRPr="008C70CA">
        <w:t>(Spinks, Michael P., 1988)</w:t>
      </w:r>
      <w:r w:rsidR="00D04CEF" w:rsidRPr="008C70CA">
        <w:fldChar w:fldCharType="end"/>
      </w:r>
      <w:r w:rsidRPr="008C70CA">
        <w:t xml:space="preserve">, and that post-1987 pumping effects on nearby streams be calculated using the McAda and Wasiolek </w:t>
      </w:r>
      <w:r w:rsidR="00341BC5" w:rsidRPr="008C70CA">
        <w:fldChar w:fldCharType="begin"/>
      </w:r>
      <w:r w:rsidR="00341BC5" w:rsidRPr="008C70CA">
        <w:instrText xml:space="preserve"> ADDIN ZOTERO_ITEM CSL_CITATION {"citationID":"qpS2loKv","properties":{"formattedCitation":"(1988)","plainCitation":"(1988)","noteIndex":0},"citationItems":[{"id":30,"uris":["http://zotero.org/users/12998432/items/Z7XCP3AC"],"itemData":{"id":30,"type":"report","title":"Simulation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00341BC5" w:rsidRPr="008C70CA">
        <w:fldChar w:fldCharType="separate"/>
      </w:r>
      <w:r w:rsidR="00341BC5" w:rsidRPr="008C70CA">
        <w:t>(1988)</w:t>
      </w:r>
      <w:r w:rsidR="00341BC5" w:rsidRPr="008C70CA">
        <w:fldChar w:fldCharType="end"/>
      </w:r>
      <w:r w:rsidRPr="008C70CA">
        <w:t xml:space="preserve"> ground-water flow model. </w:t>
      </w:r>
    </w:p>
    <w:p w14:paraId="554D69C5" w14:textId="20BB98BD" w:rsidR="00B949E7" w:rsidRPr="008C70CA" w:rsidRDefault="00B949E7" w:rsidP="00DA420C">
      <w:r w:rsidRPr="008C70CA">
        <w:t>Residual hydrologic effects on the Rio Pojoaque-Nambe and Rio Tesuque due to 1972</w:t>
      </w:r>
      <w:r w:rsidR="00BC3737" w:rsidRPr="008C70CA">
        <w:t>–</w:t>
      </w:r>
      <w:r w:rsidRPr="008C70CA">
        <w:t xml:space="preserve">1987 </w:t>
      </w:r>
      <w:r w:rsidR="00727C22" w:rsidRPr="008C70CA">
        <w:t xml:space="preserve">Buckman </w:t>
      </w:r>
      <w:r w:rsidRPr="008C70CA">
        <w:t xml:space="preserve">pumping were </w:t>
      </w:r>
      <w:r w:rsidR="00EB5C28" w:rsidRPr="008C70CA">
        <w:t xml:space="preserve">described </w:t>
      </w:r>
      <w:r w:rsidR="00AA28AC" w:rsidRPr="008C70CA">
        <w:t>in Spinks (1988)</w:t>
      </w:r>
      <w:r w:rsidRPr="008C70CA">
        <w:t xml:space="preserve"> for 1988 through 2010 using the NMOSE analytical model.</w:t>
      </w:r>
      <w:r w:rsidR="00ED6CF7" w:rsidRPr="008C70CA">
        <w:t xml:space="preserve"> </w:t>
      </w:r>
      <w:r w:rsidRPr="008C70CA">
        <w:t xml:space="preserve"> Core (2003) projected 1972</w:t>
      </w:r>
      <w:r w:rsidR="00ED6CF7" w:rsidRPr="008C70CA">
        <w:t>–</w:t>
      </w:r>
      <w:r w:rsidRPr="008C70CA">
        <w:t xml:space="preserve">1987 </w:t>
      </w:r>
      <w:r w:rsidR="00727C22" w:rsidRPr="008C70CA">
        <w:t xml:space="preserve">Buckman </w:t>
      </w:r>
      <w:r w:rsidRPr="008C70CA">
        <w:t xml:space="preserve">pumping effects on the Rio Tesuque and Rio Pojoaque-Nambe after 2010.  Residual hydrologic effects on the </w:t>
      </w:r>
      <w:r w:rsidR="00B449BE" w:rsidRPr="008C70CA">
        <w:t>Rio </w:t>
      </w:r>
      <w:r w:rsidRPr="008C70CA">
        <w:t>Grande due to 1972</w:t>
      </w:r>
      <w:r w:rsidR="00ED6CF7" w:rsidRPr="008C70CA">
        <w:t>–</w:t>
      </w:r>
      <w:r w:rsidRPr="008C70CA">
        <w:t xml:space="preserve">1987 </w:t>
      </w:r>
      <w:r w:rsidR="00727C22" w:rsidRPr="008C70CA">
        <w:t xml:space="preserve">Buckman </w:t>
      </w:r>
      <w:r w:rsidRPr="008C70CA">
        <w:t xml:space="preserve">pumping were </w:t>
      </w:r>
      <w:r w:rsidR="00EB5C28" w:rsidRPr="008C70CA">
        <w:t xml:space="preserve">described in Fleming </w:t>
      </w:r>
      <w:r w:rsidR="00341BC5" w:rsidRPr="008C70CA">
        <w:fldChar w:fldCharType="begin"/>
      </w:r>
      <w:r w:rsidR="00341BC5" w:rsidRPr="008C70CA">
        <w:instrText xml:space="preserve"> ADDIN ZOTERO_ITEM CSL_CITATION {"citationID":"wjGQJdnG","properties":{"formattedCitation":"(1989)","plainCitation":"(1989)","noteIndex":0},"citationItems":[{"id":25,"uris":["http://zotero.org/users/12998432/items/GLWIXQL9"],"itemData":{"id":25,"type":"report","title":"Untitled letter to Mr. Philip Soice, Manager, Sangre de Cristo Water Company , dated June 13, 1988","author":[{"literal":"Fleming, William M."}],"issued":{"date-parts":[["1989"]]}},"suppress-author":true}],"schema":"https://github.com/citation-style-language/schema/raw/master/csl-citation.json"} </w:instrText>
      </w:r>
      <w:r w:rsidR="00341BC5" w:rsidRPr="008C70CA">
        <w:fldChar w:fldCharType="separate"/>
      </w:r>
      <w:r w:rsidR="00341BC5" w:rsidRPr="008C70CA">
        <w:t>(1989)</w:t>
      </w:r>
      <w:r w:rsidR="00341BC5" w:rsidRPr="008C70CA">
        <w:fldChar w:fldCharType="end"/>
      </w:r>
      <w:r w:rsidR="00EB5C28" w:rsidRPr="008C70CA">
        <w:t xml:space="preserve"> </w:t>
      </w:r>
      <w:r w:rsidRPr="008C70CA">
        <w:t>using the NMOSE analytical model.</w:t>
      </w:r>
    </w:p>
    <w:p w14:paraId="3CA3E40B" w14:textId="602499E8" w:rsidR="00E64EF1" w:rsidRPr="008C70CA" w:rsidRDefault="00745B26" w:rsidP="00DA420C">
      <w:r w:rsidRPr="008C70CA">
        <w:t xml:space="preserve">Prior to 2004, the McAda-Wasiolek (1988) model was used to calculate impacts for 1988 through 2003 (based on pumping from 1988 through 2003). </w:t>
      </w:r>
      <w:r w:rsidR="006D570A" w:rsidRPr="008C70CA">
        <w:t xml:space="preserve"> </w:t>
      </w:r>
      <w:r w:rsidRPr="008C70CA">
        <w:t>For the 2004 calculation (based on pumping from 1988 through 2004), and for subsequent annual calculations, the revised superposition version of the McAda-Wasiolek (1988) model (Core, 1996</w:t>
      </w:r>
      <w:r w:rsidR="009E4961" w:rsidRPr="008C70CA">
        <w:t xml:space="preserve">; </w:t>
      </w:r>
      <w:r w:rsidRPr="008C70CA">
        <w:t xml:space="preserve">Barroll and Keyes, 2005) was used and was run with MODFLOW96. </w:t>
      </w:r>
      <w:r w:rsidR="006D570A" w:rsidRPr="008C70CA">
        <w:t xml:space="preserve"> </w:t>
      </w:r>
      <w:r w:rsidRPr="008C70CA">
        <w:t xml:space="preserve">Use of the superposition model has consolidated the number of separate model runs needed, and additionally has allowed for estimation of effects at La Cienega springs (see below). </w:t>
      </w:r>
      <w:r w:rsidR="006D570A" w:rsidRPr="008C70CA">
        <w:t xml:space="preserve"> </w:t>
      </w:r>
      <w:r w:rsidRPr="008C70CA">
        <w:t xml:space="preserve">The total diversion for each of the Buckman wells was divided equally between model layers 1 and 2 and monthly pumping was simulated in the model, which is consistent with how pumping has been simulated in previous years. </w:t>
      </w:r>
      <w:r w:rsidR="006D570A" w:rsidRPr="008C70CA">
        <w:t xml:space="preserve"> </w:t>
      </w:r>
      <w:r w:rsidRPr="008C70CA">
        <w:t xml:space="preserve">For this analysis, </w:t>
      </w:r>
      <w:r w:rsidR="007C7BE0" w:rsidRPr="008C70CA">
        <w:t>2025</w:t>
      </w:r>
      <w:r w:rsidR="00CB39C7" w:rsidRPr="008C70CA">
        <w:t xml:space="preserve"> </w:t>
      </w:r>
      <w:r w:rsidRPr="008C70CA">
        <w:t xml:space="preserve">monthly pumping from the Buckman wells was added to the well file (which contained the previously entered 1988 </w:t>
      </w:r>
      <w:r w:rsidR="006B544D" w:rsidRPr="008C70CA">
        <w:t>through</w:t>
      </w:r>
      <w:r w:rsidRPr="008C70CA">
        <w:t xml:space="preserve"> 202</w:t>
      </w:r>
      <w:r w:rsidR="008C70CA" w:rsidRPr="008C70CA">
        <w:t>4</w:t>
      </w:r>
      <w:r w:rsidRPr="008C70CA">
        <w:t xml:space="preserve"> pumping), the model was run, and the results were processed.</w:t>
      </w:r>
      <w:r w:rsidR="008C70CA" w:rsidRPr="008C70CA">
        <w:t xml:space="preserve"> </w:t>
      </w:r>
      <w:r w:rsidR="007B6CE3" w:rsidRPr="008C70CA">
        <w:t xml:space="preserve">Table 3 summarizes the estimated streamflow depletion on the Rio Pojoaque-Nambe and </w:t>
      </w:r>
      <w:r w:rsidR="00CB39C7" w:rsidRPr="008C70CA">
        <w:t>Rio </w:t>
      </w:r>
      <w:r w:rsidR="007B6CE3" w:rsidRPr="008C70CA">
        <w:t xml:space="preserve">Tesuque from 1988 to </w:t>
      </w:r>
      <w:r w:rsidR="00061C0F" w:rsidRPr="008C70CA">
        <w:t xml:space="preserve">2030 </w:t>
      </w:r>
      <w:r w:rsidR="007B6CE3" w:rsidRPr="008C70CA">
        <w:t xml:space="preserve">due to </w:t>
      </w:r>
      <w:r w:rsidR="00727C22" w:rsidRPr="008C70CA">
        <w:t xml:space="preserve">Buckman </w:t>
      </w:r>
      <w:r w:rsidR="007B6CE3" w:rsidRPr="008C70CA">
        <w:t xml:space="preserve">pumping from 1972 to </w:t>
      </w:r>
      <w:r w:rsidR="007C7BE0" w:rsidRPr="008C70CA">
        <w:t>2025</w:t>
      </w:r>
      <w:r w:rsidR="007B6CE3" w:rsidRPr="008C70CA">
        <w:t>.</w:t>
      </w:r>
      <w:r w:rsidR="008C70CA" w:rsidRPr="008C70CA">
        <w:t xml:space="preserve"> </w:t>
      </w:r>
      <w:r w:rsidR="007B6CE3" w:rsidRPr="008C70CA">
        <w:t xml:space="preserve">Table 4 summarizes the monthly estimated streamflow depletion on the Rio Grande above and below Otowi gage for </w:t>
      </w:r>
      <w:r w:rsidR="007C7BE0" w:rsidRPr="008C70CA">
        <w:t>2025</w:t>
      </w:r>
      <w:r w:rsidR="007B6CE3" w:rsidRPr="008C70CA">
        <w:t>.</w:t>
      </w:r>
    </w:p>
    <w:p w14:paraId="731BD4E8" w14:textId="77777777" w:rsidR="005B715D" w:rsidRPr="008C70CA" w:rsidRDefault="005B715D" w:rsidP="00DA420C"/>
    <w:p w14:paraId="0352BD8D" w14:textId="197AE876" w:rsidR="00E967A3" w:rsidRPr="008C70CA" w:rsidRDefault="000030D8" w:rsidP="00DA420C">
      <w:pPr>
        <w:pStyle w:val="Heading1"/>
      </w:pPr>
      <w:r w:rsidRPr="008C70CA">
        <w:t>Simulated Flow Reduction from La Cienega Springs</w:t>
      </w:r>
    </w:p>
    <w:p w14:paraId="72A4C391" w14:textId="4939DB7D" w:rsidR="007B461D" w:rsidRPr="008C70CA" w:rsidRDefault="007B461D" w:rsidP="00DA420C">
      <w:r w:rsidRPr="008C70CA">
        <w:t xml:space="preserve">The effect of </w:t>
      </w:r>
      <w:r w:rsidR="00727C22" w:rsidRPr="008C70CA">
        <w:t xml:space="preserve">Buckman </w:t>
      </w:r>
      <w:r w:rsidRPr="008C70CA">
        <w:t xml:space="preserve">pumping on La Cienega spring flow was calculated using the revised superposition version of the McAda-Wasiolek (1988) model </w:t>
      </w:r>
      <w:r w:rsidR="008C70CA" w:rsidRPr="008C70CA">
        <w:fldChar w:fldCharType="begin"/>
      </w:r>
      <w:r w:rsidR="008C70CA" w:rsidRPr="008C70CA">
        <w:instrText xml:space="preserve"> ADDIN ZOTERO_ITEM CSL_CITATION {"citationID":"pOyAKxtc","properties":{"formattedCitation":"(Core, Andrew B., 1996; Barroll and Keyes, 2025)","plainCitation":"(Core, Andrew B., 1996; Barroll and Keyes, 2025)","noteIndex":0},"citationItems":[{"id":28,"uris":["http://zotero.org/users/12998432/items/TYAB2AAN"],"itemData":{"id":28,"type":"report","title":"\"Espanola Basin, Santa Fe Region Modified McAda-Wasiolek Model User Manual\", November 1996 New Mexico State Engineer Office Technical Division Hydrology Report 96-2","author":[{"literal":"Core, Andrew B."}],"issued":{"date-parts":[["1996"]]}}},{"id":853,"uris":["http://zotero.org/groups/5261979/items/3EI6TNZN"],"itemData":{"id":853,"type":"personal_communication","genre":"Memorandum","title":"Santa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Morrison"}],"issued":{"date-parts":[["2025",11,29]]}}}],"schema":"https://github.com/citation-style-language/schema/raw/master/csl-citation.json"} </w:instrText>
      </w:r>
      <w:r w:rsidR="008C70CA" w:rsidRPr="008C70CA">
        <w:fldChar w:fldCharType="separate"/>
      </w:r>
      <w:r w:rsidR="008C70CA" w:rsidRPr="008C70CA">
        <w:t>(Core, Andrew B., 1996; Barroll and Keyes, 2025)</w:t>
      </w:r>
      <w:r w:rsidR="008C70CA" w:rsidRPr="008C70CA">
        <w:fldChar w:fldCharType="end"/>
      </w:r>
      <w:r w:rsidRPr="008C70CA">
        <w:t>. The total diversion for each of the Buckman wells was divided equally between model layers 1 and 2 and monthly pumping was simulated in the model.</w:t>
      </w:r>
    </w:p>
    <w:p w14:paraId="78203544" w14:textId="39D10F0B" w:rsidR="008C70CA" w:rsidRPr="008C70CA" w:rsidRDefault="007B461D" w:rsidP="008C70CA">
      <w:r w:rsidRPr="008C70CA">
        <w:t>Table 5 summarizes the estimated depletion to La Cienega springs from 2004 to 20</w:t>
      </w:r>
      <w:r w:rsidR="00215452" w:rsidRPr="008C70CA">
        <w:t>30</w:t>
      </w:r>
      <w:r w:rsidRPr="008C70CA">
        <w:t xml:space="preserve"> due to </w:t>
      </w:r>
      <w:r w:rsidR="00727C22" w:rsidRPr="008C70CA">
        <w:t xml:space="preserve">Buckman </w:t>
      </w:r>
      <w:r w:rsidRPr="008C70CA">
        <w:t xml:space="preserve">pumping from 1988 to </w:t>
      </w:r>
      <w:r w:rsidR="007C7BE0" w:rsidRPr="008C70CA">
        <w:t>2025</w:t>
      </w:r>
      <w:r w:rsidRPr="008C70CA">
        <w:t>.</w:t>
      </w:r>
      <w:bookmarkStart w:id="40" w:name="_Hlk155180741"/>
      <w:r w:rsidR="008C70CA" w:rsidRPr="008C70CA">
        <w:br w:type="page"/>
      </w:r>
    </w:p>
    <w:p w14:paraId="7FC30895" w14:textId="77777777" w:rsidR="00C444BA" w:rsidRPr="008C70CA" w:rsidRDefault="00C444BA" w:rsidP="00DA420C"/>
    <w:p w14:paraId="6C9D3C75" w14:textId="59A07667" w:rsidR="00E967A3" w:rsidRPr="008C70CA" w:rsidRDefault="000030D8" w:rsidP="00DA420C">
      <w:pPr>
        <w:pStyle w:val="Heading1"/>
      </w:pPr>
      <w:r w:rsidRPr="008C70CA">
        <w:t>References</w:t>
      </w:r>
    </w:p>
    <w:p w14:paraId="2FDB8054" w14:textId="77777777" w:rsidR="001203EB" w:rsidRPr="001203EB" w:rsidRDefault="008C70CA" w:rsidP="001203EB">
      <w:pPr>
        <w:pStyle w:val="Bibliography"/>
      </w:pPr>
      <w:r w:rsidRPr="008C70CA">
        <w:fldChar w:fldCharType="begin"/>
      </w:r>
      <w:r w:rsidRPr="008C70CA">
        <w:instrText xml:space="preserve"> ADDIN ZOTERO_BIBL {"uncited":[],"omitted":[],"custom":[]} CSL_BIBLIOGRAPHY </w:instrText>
      </w:r>
      <w:r w:rsidRPr="008C70CA">
        <w:fldChar w:fldCharType="separate"/>
      </w:r>
      <w:r w:rsidR="001203EB" w:rsidRPr="001203EB">
        <w:t xml:space="preserve">Adrion, W.R., Branstad, M.A. and Cherniavsky, J.C. (1982) “Validation, Verification, and Testing of Computer Software,” </w:t>
      </w:r>
      <w:r w:rsidR="001203EB" w:rsidRPr="001203EB">
        <w:rPr>
          <w:i/>
          <w:iCs/>
        </w:rPr>
        <w:t>ACM Computing Surveys</w:t>
      </w:r>
      <w:r w:rsidR="001203EB" w:rsidRPr="001203EB">
        <w:t>, 14(2), pp. 159–192. Available at: https://doi.org/10.1145/356876.356879.</w:t>
      </w:r>
    </w:p>
    <w:p w14:paraId="12D6D8AE" w14:textId="77777777" w:rsidR="001203EB" w:rsidRPr="001203EB" w:rsidRDefault="001203EB" w:rsidP="001203EB">
      <w:pPr>
        <w:pStyle w:val="Bibliography"/>
      </w:pPr>
      <w:r w:rsidRPr="001203EB">
        <w:t xml:space="preserve">Anthropic (2026a) </w:t>
      </w:r>
      <w:r w:rsidRPr="001203EB">
        <w:rPr>
          <w:i/>
          <w:iCs/>
        </w:rPr>
        <w:t>Announcements, Introducing Claude Opus 4.5 Nov 24, 2025. Available at: https://www.anthropic.com/news/claude-opus-4-5, accessed February 23, 2026</w:t>
      </w:r>
      <w:r w:rsidRPr="001203EB">
        <w:t>.</w:t>
      </w:r>
    </w:p>
    <w:p w14:paraId="57434D99" w14:textId="77777777" w:rsidR="001203EB" w:rsidRPr="001203EB" w:rsidRDefault="001203EB" w:rsidP="001203EB">
      <w:pPr>
        <w:pStyle w:val="Bibliography"/>
      </w:pPr>
      <w:r w:rsidRPr="001203EB">
        <w:t xml:space="preserve">Anthropic (2026b) </w:t>
      </w:r>
      <w:r w:rsidRPr="001203EB">
        <w:rPr>
          <w:i/>
          <w:iCs/>
        </w:rPr>
        <w:t>Claude Code Docs, Getting started, Claude Code overview. Available at https://code.claude.com/docs/en/overview, accessed February 23, 2026</w:t>
      </w:r>
      <w:r w:rsidRPr="001203EB">
        <w:t>.</w:t>
      </w:r>
    </w:p>
    <w:p w14:paraId="4C04BDE0" w14:textId="77777777" w:rsidR="001203EB" w:rsidRPr="001203EB" w:rsidRDefault="001203EB" w:rsidP="001203EB">
      <w:pPr>
        <w:pStyle w:val="Bibliography"/>
      </w:pPr>
      <w:r w:rsidRPr="001203EB">
        <w:t>Barroll, P. and Keyes, E. (2025) “Santa Fe Model: Resolution of Discrepancy between Superposition and Calibrated Versions of the Model.”</w:t>
      </w:r>
    </w:p>
    <w:p w14:paraId="6CF5054D" w14:textId="77777777" w:rsidR="001203EB" w:rsidRPr="001203EB" w:rsidRDefault="001203EB" w:rsidP="001203EB">
      <w:pPr>
        <w:pStyle w:val="Bibliography"/>
      </w:pPr>
      <w:r w:rsidRPr="001203EB">
        <w:t xml:space="preserve">Compton, M.B. (1988) </w:t>
      </w:r>
      <w:r w:rsidRPr="001203EB">
        <w:rPr>
          <w:i/>
          <w:iCs/>
        </w:rPr>
        <w:t>Untitled letter to Sangre de Cristo Water Company / V. Phillip Soice, Re: File No. RG-20516 - Buckman Well Field, dated January 14, 1988</w:t>
      </w:r>
      <w:r w:rsidRPr="001203EB">
        <w:t>.</w:t>
      </w:r>
    </w:p>
    <w:p w14:paraId="0ED94D64" w14:textId="77777777" w:rsidR="001203EB" w:rsidRPr="001203EB" w:rsidRDefault="001203EB" w:rsidP="001203EB">
      <w:pPr>
        <w:pStyle w:val="Bibliography"/>
      </w:pPr>
      <w:r w:rsidRPr="001203EB">
        <w:t xml:space="preserve">Core, A.B. (2003) </w:t>
      </w:r>
      <w:r w:rsidRPr="001203EB">
        <w:rPr>
          <w:i/>
          <w:iCs/>
        </w:rPr>
        <w:t>Residual Effects of 1972-1987 pumping at Buckman well field on the Rio Tesuque and Pojoaque River, New Mexico Office of the State Engineer Memorandum to Tom Morrison, Hydrology Bureau Chief, dated April 30, 2003</w:t>
      </w:r>
      <w:r w:rsidRPr="001203EB">
        <w:t>.</w:t>
      </w:r>
    </w:p>
    <w:p w14:paraId="417AB6E4" w14:textId="77777777" w:rsidR="001203EB" w:rsidRPr="001203EB" w:rsidRDefault="001203EB" w:rsidP="001203EB">
      <w:pPr>
        <w:pStyle w:val="Bibliography"/>
      </w:pPr>
      <w:r w:rsidRPr="001203EB">
        <w:t xml:space="preserve">Core, Andrew B. (1996) </w:t>
      </w:r>
      <w:r w:rsidRPr="001203EB">
        <w:rPr>
          <w:i/>
          <w:iCs/>
        </w:rPr>
        <w:t>“Espanola Basin, Santa Fe Region Modified McAda-Wasiolek Model User Manual”, November 1996 New Mexico State Engineer Office Technical Division Hydrology Report 96-2</w:t>
      </w:r>
      <w:r w:rsidRPr="001203EB">
        <w:t>.</w:t>
      </w:r>
    </w:p>
    <w:p w14:paraId="1BC72032" w14:textId="77777777" w:rsidR="001203EB" w:rsidRPr="001203EB" w:rsidRDefault="001203EB" w:rsidP="001203EB">
      <w:pPr>
        <w:pStyle w:val="Bibliography"/>
      </w:pPr>
      <w:r w:rsidRPr="001203EB">
        <w:t xml:space="preserve">Fleming, William M. (1989) </w:t>
      </w:r>
      <w:r w:rsidRPr="001203EB">
        <w:rPr>
          <w:i/>
          <w:iCs/>
        </w:rPr>
        <w:t>Untitled letter to Mr. Philip Soice, Manager, Sangre de Cristo Water Company , dated June 13, 1988</w:t>
      </w:r>
      <w:r w:rsidRPr="001203EB">
        <w:t>.</w:t>
      </w:r>
    </w:p>
    <w:p w14:paraId="412AF010" w14:textId="77777777" w:rsidR="001203EB" w:rsidRPr="001203EB" w:rsidRDefault="001203EB" w:rsidP="001203EB">
      <w:pPr>
        <w:pStyle w:val="Bibliography"/>
      </w:pPr>
      <w:r w:rsidRPr="001203EB">
        <w:t xml:space="preserve">Mary P. Anderson and William W. Woessner (2002) </w:t>
      </w:r>
      <w:r w:rsidRPr="001203EB">
        <w:rPr>
          <w:i/>
          <w:iCs/>
        </w:rPr>
        <w:t>Applied Groundwater Modeling, Simulation of Flow and Advective Transport</w:t>
      </w:r>
      <w:r w:rsidRPr="001203EB">
        <w:t>.</w:t>
      </w:r>
    </w:p>
    <w:p w14:paraId="27485DBF" w14:textId="77777777" w:rsidR="001203EB" w:rsidRPr="001203EB" w:rsidRDefault="001203EB" w:rsidP="001203EB">
      <w:pPr>
        <w:pStyle w:val="Bibliography"/>
      </w:pPr>
      <w:r w:rsidRPr="001203EB">
        <w:t xml:space="preserve">McAda, Douglas P. and Wasiolek, Maryann (1988) </w:t>
      </w:r>
      <w:r w:rsidRPr="001203EB">
        <w:rPr>
          <w:i/>
          <w:iCs/>
        </w:rPr>
        <w:t>Simulation of the Regional Geohydrology of the Tesuque Aquifer System near Santa Fe, New Mexico, U.S. Geological Survey Water-Resources Investigations Report 87-4056</w:t>
      </w:r>
      <w:r w:rsidRPr="001203EB">
        <w:t>.</w:t>
      </w:r>
    </w:p>
    <w:p w14:paraId="1E412A40" w14:textId="77777777" w:rsidR="001203EB" w:rsidRPr="001203EB" w:rsidRDefault="001203EB" w:rsidP="001203EB">
      <w:pPr>
        <w:pStyle w:val="Bibliography"/>
      </w:pPr>
      <w:r w:rsidRPr="001203EB">
        <w:t xml:space="preserve">Spinks, Michael P. (1988) </w:t>
      </w:r>
      <w:r w:rsidRPr="001203EB">
        <w:rPr>
          <w:i/>
          <w:iCs/>
        </w:rPr>
        <w:t>Letter from M. Spinks, NMOSE to Phillip Soice, Division Manager, Sangre de Cristo Water Co. dated June 1, 1988</w:t>
      </w:r>
      <w:r w:rsidRPr="001203EB">
        <w:t>.</w:t>
      </w:r>
    </w:p>
    <w:p w14:paraId="44FEA620" w14:textId="77777777" w:rsidR="001203EB" w:rsidRPr="001203EB" w:rsidRDefault="001203EB" w:rsidP="001203EB">
      <w:pPr>
        <w:pStyle w:val="Bibliography"/>
      </w:pPr>
      <w:r w:rsidRPr="001203EB">
        <w:t xml:space="preserve">WineHQ (2026) </w:t>
      </w:r>
      <w:r w:rsidRPr="001203EB">
        <w:rPr>
          <w:i/>
          <w:iCs/>
        </w:rPr>
        <w:t>Wine. Available at: https://www.winehq.org/, accessed February 24, 2026</w:t>
      </w:r>
      <w:r w:rsidRPr="001203EB">
        <w:t>.</w:t>
      </w:r>
    </w:p>
    <w:p w14:paraId="78380166" w14:textId="77777777" w:rsidR="001203EB" w:rsidRPr="001203EB" w:rsidRDefault="001203EB" w:rsidP="001203EB">
      <w:pPr>
        <w:pStyle w:val="Bibliography"/>
      </w:pPr>
      <w:r w:rsidRPr="001203EB">
        <w:lastRenderedPageBreak/>
        <w:t>Wolaver, B. (2025) “Calendar Year 2024 hydrologic impacts on the Rio Grande, Rio Pojoaque- Nambe, Rio Tesuque, and La Cienega springs due to Buckman well field pumping, RG-20516 et al.”</w:t>
      </w:r>
    </w:p>
    <w:p w14:paraId="76878BA3" w14:textId="0A013AA4" w:rsidR="000F28B2" w:rsidRPr="008C70CA" w:rsidRDefault="008C70CA" w:rsidP="00DA420C">
      <w:r w:rsidRPr="008C70CA">
        <w:fldChar w:fldCharType="end"/>
      </w:r>
    </w:p>
    <w:bookmarkEnd w:id="40"/>
    <w:p w14:paraId="21001BB3" w14:textId="1196B72E" w:rsidR="00EF4E2F" w:rsidRPr="008C70CA" w:rsidRDefault="00EF4E2F" w:rsidP="00DA420C">
      <w:pPr>
        <w:sectPr w:rsidR="00EF4E2F" w:rsidRPr="008C70CA" w:rsidSect="00556F03">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pPr>
    </w:p>
    <w:p w14:paraId="5DAEF757" w14:textId="35E40EAF" w:rsidR="001623C3" w:rsidRPr="008C70CA" w:rsidRDefault="000030D8" w:rsidP="00DA420C">
      <w:pPr>
        <w:pStyle w:val="Heading1"/>
      </w:pPr>
      <w:r w:rsidRPr="008C70CA">
        <w:lastRenderedPageBreak/>
        <w:t>Tables</w:t>
      </w:r>
    </w:p>
    <w:p w14:paraId="4FC98760" w14:textId="77777777" w:rsidR="001623C3" w:rsidRPr="008C70CA" w:rsidRDefault="001623C3" w:rsidP="00DA420C"/>
    <w:p w14:paraId="6B4E610A" w14:textId="77777777" w:rsidR="007C371C" w:rsidRPr="008C70CA" w:rsidRDefault="007C371C" w:rsidP="00DA420C">
      <w:pPr>
        <w:sectPr w:rsidR="007C371C" w:rsidRPr="008C70CA" w:rsidSect="00556F03">
          <w:headerReference w:type="first" r:id="rId16"/>
          <w:pgSz w:w="12240" w:h="15840" w:code="1"/>
          <w:pgMar w:top="1440" w:right="1440" w:bottom="1440" w:left="1440" w:header="720" w:footer="720" w:gutter="0"/>
          <w:cols w:space="720"/>
          <w:titlePg/>
          <w:docGrid w:linePitch="360"/>
        </w:sectPr>
      </w:pPr>
    </w:p>
    <w:p w14:paraId="239DEC4D" w14:textId="6E0A7EBF" w:rsidR="00E967A3" w:rsidRPr="008C70CA" w:rsidRDefault="00E967A3" w:rsidP="00DA420C">
      <w:pPr>
        <w:pStyle w:val="Tablecaption"/>
      </w:pPr>
      <w:r w:rsidRPr="008C70CA">
        <w:lastRenderedPageBreak/>
        <w:t xml:space="preserve">Table </w:t>
      </w:r>
      <w:r w:rsidR="00A81798" w:rsidRPr="008C70CA">
        <w:t xml:space="preserve">1. </w:t>
      </w:r>
      <w:r w:rsidR="007C371C" w:rsidRPr="008C70CA">
        <w:t xml:space="preserve">Reported Annual </w:t>
      </w:r>
      <w:r w:rsidR="00A81798" w:rsidRPr="008C70CA">
        <w:t>Buckman Well Field pump</w:t>
      </w:r>
      <w:r w:rsidR="005143E4" w:rsidRPr="008C70CA">
        <w:t>ing</w:t>
      </w:r>
      <w:r w:rsidR="00A81798" w:rsidRPr="008C70CA">
        <w:t xml:space="preserve"> </w:t>
      </w:r>
      <w:r w:rsidR="0008052D" w:rsidRPr="008C70CA">
        <w:t>(</w:t>
      </w:r>
      <w:r w:rsidR="00A81798" w:rsidRPr="008C70CA">
        <w:t>acre-feet</w:t>
      </w:r>
      <w:r w:rsidR="0008052D" w:rsidRPr="008C70CA">
        <w:t>)</w:t>
      </w:r>
    </w:p>
    <w:p w14:paraId="11D13ADF" w14:textId="458176E9" w:rsidR="008A59E9" w:rsidRPr="008C70CA" w:rsidRDefault="00B46F47" w:rsidP="00DA420C">
      <w:ins w:id="41" w:author="Wolaver, Brad, OSE" w:date="2026-03-20T09:24:00Z" w16du:dateUtc="2026-03-20T15:24:00Z">
        <w:r w:rsidRPr="00B46F47">
          <w:rPr>
            <w:noProof/>
          </w:rPr>
          <w:drawing>
            <wp:inline distT="0" distB="0" distL="0" distR="0" wp14:anchorId="552ECD7C" wp14:editId="1B4638E4">
              <wp:extent cx="9235440" cy="7914865"/>
              <wp:effectExtent l="0" t="0" r="3810" b="0"/>
              <wp:docPr id="173280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35440" cy="7914865"/>
                      </a:xfrm>
                      <a:prstGeom prst="rect">
                        <a:avLst/>
                      </a:prstGeom>
                      <a:noFill/>
                      <a:ln>
                        <a:noFill/>
                      </a:ln>
                    </pic:spPr>
                  </pic:pic>
                </a:graphicData>
              </a:graphic>
            </wp:inline>
          </w:drawing>
        </w:r>
      </w:ins>
      <w:commentRangeStart w:id="42"/>
      <w:commentRangeStart w:id="43"/>
      <w:commentRangeStart w:id="44"/>
      <w:commentRangeStart w:id="45"/>
      <w:commentRangeStart w:id="46"/>
      <w:commentRangeStart w:id="47"/>
      <w:del w:id="48" w:author="Wolaver, Brad, OSE" w:date="2026-03-20T09:21:00Z" w16du:dateUtc="2026-03-20T15:21:00Z">
        <w:r w:rsidR="00F361A1" w:rsidRPr="008C70CA" w:rsidDel="00A55D9A">
          <w:rPr>
            <w:noProof/>
          </w:rPr>
          <w:drawing>
            <wp:inline distT="0" distB="0" distL="0" distR="0" wp14:anchorId="42C07BDD" wp14:editId="16A46B76">
              <wp:extent cx="9235440" cy="7914865"/>
              <wp:effectExtent l="0" t="0" r="3810" b="0"/>
              <wp:docPr id="389675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235440" cy="7914865"/>
                      </a:xfrm>
                      <a:prstGeom prst="rect">
                        <a:avLst/>
                      </a:prstGeom>
                      <a:noFill/>
                      <a:ln>
                        <a:noFill/>
                      </a:ln>
                    </pic:spPr>
                  </pic:pic>
                </a:graphicData>
              </a:graphic>
            </wp:inline>
          </w:drawing>
        </w:r>
        <w:commentRangeEnd w:id="45"/>
        <w:r w:rsidRPr="008C70CA" w:rsidDel="00A55D9A">
          <w:rPr>
            <w:rStyle w:val="CommentReference"/>
            <w:sz w:val="24"/>
            <w:szCs w:val="24"/>
          </w:rPr>
          <w:commentReference w:id="45"/>
        </w:r>
        <w:commentRangeEnd w:id="46"/>
        <w:r w:rsidR="00AA41FD" w:rsidRPr="008C70CA" w:rsidDel="00A55D9A">
          <w:rPr>
            <w:rStyle w:val="CommentReference"/>
            <w:sz w:val="24"/>
            <w:szCs w:val="24"/>
          </w:rPr>
          <w:commentReference w:id="46"/>
        </w:r>
      </w:del>
      <w:commentRangeEnd w:id="47"/>
      <w:r w:rsidR="00C9622E" w:rsidRPr="008C70CA">
        <w:rPr>
          <w:rStyle w:val="CommentReference"/>
          <w:sz w:val="24"/>
          <w:szCs w:val="24"/>
        </w:rPr>
        <w:commentReference w:id="47"/>
      </w:r>
      <w:commentRangeEnd w:id="42"/>
      <w:del w:id="49" w:author="Wolaver, Brad, OSE" w:date="2026-03-20T09:21:00Z" w16du:dateUtc="2026-03-20T15:21:00Z">
        <w:r w:rsidRPr="008C70CA" w:rsidDel="00A55D9A">
          <w:rPr>
            <w:rStyle w:val="CommentReference"/>
            <w:sz w:val="24"/>
            <w:szCs w:val="24"/>
          </w:rPr>
          <w:commentReference w:id="42"/>
        </w:r>
        <w:commentRangeEnd w:id="43"/>
        <w:r w:rsidR="00AA41FD" w:rsidRPr="008C70CA" w:rsidDel="00A55D9A">
          <w:rPr>
            <w:rStyle w:val="CommentReference"/>
            <w:sz w:val="24"/>
            <w:szCs w:val="24"/>
          </w:rPr>
          <w:commentReference w:id="43"/>
        </w:r>
        <w:commentRangeEnd w:id="44"/>
        <w:r w:rsidR="00A55D9A" w:rsidRPr="008C70CA" w:rsidDel="00A55D9A">
          <w:rPr>
            <w:rStyle w:val="CommentReference"/>
            <w:sz w:val="24"/>
            <w:szCs w:val="24"/>
          </w:rPr>
          <w:commentReference w:id="44"/>
        </w:r>
      </w:del>
    </w:p>
    <w:p w14:paraId="5E7D26D4" w14:textId="052ADCE6" w:rsidR="007C371C" w:rsidRPr="008C70CA" w:rsidRDefault="007C371C" w:rsidP="00DA420C">
      <w:pPr>
        <w:sectPr w:rsidR="007C371C" w:rsidRPr="008C70CA" w:rsidSect="004D4192">
          <w:pgSz w:w="24480" w:h="15840" w:orient="landscape" w:code="17"/>
          <w:pgMar w:top="1440" w:right="1440" w:bottom="1440" w:left="1440" w:header="720" w:footer="720" w:gutter="0"/>
          <w:cols w:space="720"/>
          <w:titlePg/>
          <w:docGrid w:linePitch="360"/>
        </w:sectPr>
      </w:pPr>
    </w:p>
    <w:p w14:paraId="10C94054" w14:textId="104E9D45" w:rsidR="00A81798" w:rsidRPr="008C70CA" w:rsidRDefault="00A81798" w:rsidP="00DA420C">
      <w:pPr>
        <w:pStyle w:val="Tablecaption"/>
      </w:pPr>
      <w:r w:rsidRPr="008C70CA">
        <w:lastRenderedPageBreak/>
        <w:t xml:space="preserve">Table 2. </w:t>
      </w:r>
      <w:r w:rsidR="004719E8" w:rsidRPr="008C70CA">
        <w:t>202</w:t>
      </w:r>
      <w:r w:rsidR="002460EE" w:rsidRPr="008C70CA">
        <w:t>5</w:t>
      </w:r>
      <w:r w:rsidR="004719E8" w:rsidRPr="008C70CA">
        <w:t xml:space="preserve"> Annual Buckman Well Field pumping </w:t>
      </w:r>
      <w:r w:rsidR="00EC4611" w:rsidRPr="008C70CA">
        <w:t>(acre-feet)</w:t>
      </w:r>
    </w:p>
    <w:p w14:paraId="13B57F6E" w14:textId="248DB825" w:rsidR="00A81798" w:rsidRPr="008C70CA" w:rsidRDefault="00DF7B6F" w:rsidP="00DA420C">
      <w:r w:rsidRPr="008C70CA">
        <w:t xml:space="preserve">The numbers in this table were </w:t>
      </w:r>
      <w:r w:rsidR="00F33850" w:rsidRPr="008C70CA">
        <w:t>converted from acre-feet to cfs</w:t>
      </w:r>
      <w:r w:rsidR="003E72DE" w:rsidRPr="008C70CA">
        <w:t xml:space="preserve"> and </w:t>
      </w:r>
      <w:r w:rsidR="00FB4148" w:rsidRPr="008C70CA">
        <w:t xml:space="preserve">added to </w:t>
      </w:r>
      <w:r w:rsidRPr="008C70CA">
        <w:t>the well file</w:t>
      </w:r>
      <w:r w:rsidR="00FB4148" w:rsidRPr="008C70CA">
        <w:t xml:space="preserve"> for 202</w:t>
      </w:r>
      <w:r w:rsidR="00F33850" w:rsidRPr="008C70CA">
        <w:t>5</w:t>
      </w:r>
      <w:r w:rsidRPr="008C70CA">
        <w:t>.</w:t>
      </w:r>
    </w:p>
    <w:p w14:paraId="3A2BEE72" w14:textId="216A67AB" w:rsidR="00987ABC" w:rsidRPr="008C70CA" w:rsidRDefault="00987ABC" w:rsidP="00DA420C">
      <w:commentRangeStart w:id="50"/>
      <w:commentRangeStart w:id="51"/>
      <w:r w:rsidRPr="008C70CA">
        <w:rPr>
          <w:noProof/>
        </w:rPr>
        <w:drawing>
          <wp:inline distT="0" distB="0" distL="0" distR="0" wp14:anchorId="36529B70" wp14:editId="4972B228">
            <wp:extent cx="8229600" cy="2649855"/>
            <wp:effectExtent l="0" t="0" r="0" b="0"/>
            <wp:docPr id="187897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29600" cy="2649855"/>
                    </a:xfrm>
                    <a:prstGeom prst="rect">
                      <a:avLst/>
                    </a:prstGeom>
                    <a:noFill/>
                    <a:ln>
                      <a:noFill/>
                    </a:ln>
                  </pic:spPr>
                </pic:pic>
              </a:graphicData>
            </a:graphic>
          </wp:inline>
        </w:drawing>
      </w:r>
      <w:commentRangeEnd w:id="50"/>
      <w:r w:rsidR="00366370" w:rsidRPr="008C70CA">
        <w:rPr>
          <w:rStyle w:val="CommentReference"/>
          <w:sz w:val="24"/>
          <w:szCs w:val="24"/>
        </w:rPr>
        <w:commentReference w:id="50"/>
      </w:r>
      <w:commentRangeEnd w:id="51"/>
      <w:r w:rsidR="00BD5C5E" w:rsidRPr="008C70CA">
        <w:rPr>
          <w:rStyle w:val="CommentReference"/>
          <w:sz w:val="24"/>
          <w:szCs w:val="24"/>
        </w:rPr>
        <w:commentReference w:id="51"/>
      </w:r>
    </w:p>
    <w:p w14:paraId="6098EF33" w14:textId="57C4C1D0" w:rsidR="000F53FF" w:rsidRPr="008C70CA" w:rsidRDefault="000F53FF" w:rsidP="00DA420C"/>
    <w:p w14:paraId="3BDF8CD7" w14:textId="77777777" w:rsidR="00CD5FAE" w:rsidRPr="008C70CA" w:rsidRDefault="00CD5FAE" w:rsidP="00DA420C">
      <w:pPr>
        <w:sectPr w:rsidR="00CD5FAE" w:rsidRPr="008C70CA" w:rsidSect="00CD5FAE">
          <w:pgSz w:w="15840" w:h="12240" w:orient="landscape" w:code="1"/>
          <w:pgMar w:top="1440" w:right="1440" w:bottom="1440" w:left="1440" w:header="720" w:footer="720" w:gutter="0"/>
          <w:cols w:space="720"/>
          <w:titlePg/>
          <w:docGrid w:linePitch="360"/>
        </w:sectPr>
      </w:pPr>
    </w:p>
    <w:p w14:paraId="6C9C1BFD" w14:textId="113B1512" w:rsidR="00EC4611" w:rsidRPr="008C70CA" w:rsidRDefault="00EC4611" w:rsidP="00DA420C">
      <w:pPr>
        <w:pStyle w:val="Tablecaption"/>
      </w:pPr>
      <w:r w:rsidRPr="008C70CA">
        <w:lastRenderedPageBreak/>
        <w:t xml:space="preserve">Table 3. </w:t>
      </w:r>
      <w:r w:rsidR="009F2B0F" w:rsidRPr="008C70CA">
        <w:t xml:space="preserve">Estimated impacts from reported Buckman Well Field pumping </w:t>
      </w:r>
      <w:ins w:id="52" w:author="Petronis, Laura, OSE" w:date="2026-03-10T15:52:00Z" w16du:dateUtc="2026-03-10T21:52:00Z">
        <w:r w:rsidR="00366370">
          <w:t xml:space="preserve">through 2025 </w:t>
        </w:r>
      </w:ins>
      <w:r w:rsidR="00CF32B6" w:rsidRPr="008C70CA">
        <w:t xml:space="preserve">on </w:t>
      </w:r>
      <w:r w:rsidR="00087D77" w:rsidRPr="008C70CA">
        <w:t xml:space="preserve">the Rio Pojoaque-Nambe and Rio Tesuque </w:t>
      </w:r>
      <w:del w:id="53" w:author="Petronis, Laura, OSE" w:date="2026-03-10T15:52:00Z" w16du:dateUtc="2026-03-10T21:52:00Z">
        <w:r w:rsidR="00087D77" w:rsidRPr="008C70CA" w:rsidDel="00366370">
          <w:delText>t</w:delText>
        </w:r>
        <w:r w:rsidR="009F2B0F" w:rsidRPr="008C70CA" w:rsidDel="00366370">
          <w:delText xml:space="preserve">hrough </w:delText>
        </w:r>
        <w:r w:rsidR="001D6789" w:rsidRPr="008C70CA" w:rsidDel="00366370">
          <w:delText>202</w:delText>
        </w:r>
        <w:r w:rsidR="00832975" w:rsidRPr="008C70CA" w:rsidDel="00366370">
          <w:delText>5</w:delText>
        </w:r>
        <w:r w:rsidR="00ED28FC" w:rsidRPr="008C70CA" w:rsidDel="00366370">
          <w:delText xml:space="preserve"> </w:delText>
        </w:r>
      </w:del>
      <w:r w:rsidR="00ED28FC" w:rsidRPr="008C70CA">
        <w:t>(acre</w:t>
      </w:r>
      <w:r w:rsidR="00ED28FC" w:rsidRPr="008C70CA">
        <w:noBreakHyphen/>
        <w:t>feet)</w:t>
      </w:r>
    </w:p>
    <w:p w14:paraId="1A994CDD" w14:textId="41CD57A3" w:rsidR="00F43721" w:rsidRPr="008C70CA" w:rsidRDefault="00F43721" w:rsidP="00DA420C">
      <w:pPr>
        <w:pStyle w:val="ListParagraph"/>
        <w:numPr>
          <w:ilvl w:val="0"/>
          <w:numId w:val="8"/>
        </w:numPr>
      </w:pPr>
      <w:r w:rsidRPr="008C70CA">
        <w:rPr>
          <w:b/>
          <w:bCs/>
        </w:rPr>
        <w:t xml:space="preserve">Residual impacts from 1972–1987 Buckman pumping </w:t>
      </w:r>
      <w:r w:rsidRPr="008C70CA">
        <w:t>were calculated using the NMOSE analytical model (Spinks, 1988), with input data from Spinks (1988) and Core (2003).  Estimated residual impacts decline to near nil by 2017 for the Rio Pojoaque–Nambe, and by 2050 for the Rio Tesuque</w:t>
      </w:r>
      <w:r w:rsidR="00B47B2D" w:rsidRPr="008C70CA">
        <w:t>.</w:t>
      </w:r>
    </w:p>
    <w:p w14:paraId="1043A002" w14:textId="7A6593ED" w:rsidR="00B92B14" w:rsidRPr="008C70CA" w:rsidRDefault="00B92B14" w:rsidP="00DA420C">
      <w:pPr>
        <w:pStyle w:val="ListParagraph"/>
        <w:numPr>
          <w:ilvl w:val="0"/>
          <w:numId w:val="8"/>
        </w:numPr>
      </w:pPr>
      <w:r w:rsidRPr="008C70CA">
        <w:rPr>
          <w:b/>
          <w:bCs/>
        </w:rPr>
        <w:t>Impact</w:t>
      </w:r>
      <w:r w:rsidR="00825116" w:rsidRPr="008C70CA">
        <w:rPr>
          <w:b/>
          <w:bCs/>
        </w:rPr>
        <w:t>s</w:t>
      </w:r>
      <w:r w:rsidRPr="008C70CA">
        <w:rPr>
          <w:b/>
          <w:bCs/>
        </w:rPr>
        <w:t xml:space="preserve"> </w:t>
      </w:r>
      <w:r w:rsidR="00A11E6A" w:rsidRPr="008C70CA">
        <w:rPr>
          <w:b/>
          <w:bCs/>
        </w:rPr>
        <w:t>from</w:t>
      </w:r>
      <w:r w:rsidRPr="008C70CA">
        <w:rPr>
          <w:b/>
          <w:bCs/>
        </w:rPr>
        <w:t xml:space="preserve"> 1988–</w:t>
      </w:r>
      <w:r w:rsidR="007C7BE0" w:rsidRPr="008C70CA">
        <w:rPr>
          <w:b/>
          <w:bCs/>
        </w:rPr>
        <w:t>2025</w:t>
      </w:r>
      <w:r w:rsidRPr="008C70CA">
        <w:rPr>
          <w:b/>
          <w:bCs/>
        </w:rPr>
        <w:t xml:space="preserve"> Buckman pumping</w:t>
      </w:r>
      <w:r w:rsidR="007458FA" w:rsidRPr="008C70CA">
        <w:rPr>
          <w:b/>
          <w:bCs/>
        </w:rPr>
        <w:t xml:space="preserve"> </w:t>
      </w:r>
      <w:r w:rsidR="00D7527E" w:rsidRPr="008C70CA">
        <w:t>(</w:t>
      </w:r>
      <w:r w:rsidR="00A11E6A" w:rsidRPr="008C70CA">
        <w:t xml:space="preserve">with </w:t>
      </w:r>
      <w:r w:rsidR="00D7527E" w:rsidRPr="008C70CA">
        <w:t xml:space="preserve">no pumping after </w:t>
      </w:r>
      <w:r w:rsidR="007C7BE0" w:rsidRPr="008C70CA">
        <w:t>2025</w:t>
      </w:r>
      <w:r w:rsidR="00D7527E" w:rsidRPr="008C70CA">
        <w:t xml:space="preserve">) </w:t>
      </w:r>
      <w:r w:rsidR="00A11E6A" w:rsidRPr="008C70CA">
        <w:t xml:space="preserve">were </w:t>
      </w:r>
      <w:r w:rsidR="007458FA" w:rsidRPr="008C70CA">
        <w:t>calculated</w:t>
      </w:r>
      <w:r w:rsidR="00A11E6A" w:rsidRPr="008C70CA">
        <w:t xml:space="preserve"> as follows:</w:t>
      </w:r>
    </w:p>
    <w:p w14:paraId="2A6170A6" w14:textId="6E84D566" w:rsidR="00D7527E" w:rsidRPr="008C70CA" w:rsidRDefault="00D7527E" w:rsidP="00DA420C">
      <w:pPr>
        <w:pStyle w:val="ListParagraph"/>
        <w:numPr>
          <w:ilvl w:val="1"/>
          <w:numId w:val="8"/>
        </w:numPr>
      </w:pPr>
      <w:r w:rsidRPr="008C70CA">
        <w:rPr>
          <w:b/>
          <w:bCs/>
        </w:rPr>
        <w:t>For 1988–2003</w:t>
      </w:r>
      <w:r w:rsidR="00A11E6A" w:rsidRPr="008C70CA">
        <w:t>,</w:t>
      </w:r>
      <w:r w:rsidRPr="008C70CA">
        <w:t xml:space="preserve"> using </w:t>
      </w:r>
      <w:r w:rsidR="00D40BE7" w:rsidRPr="008C70CA">
        <w:t xml:space="preserve">the </w:t>
      </w:r>
      <w:r w:rsidRPr="008C70CA">
        <w:t xml:space="preserve">McAda and Wasiolek </w:t>
      </w:r>
      <w:r w:rsidRPr="008C70CA">
        <w:fldChar w:fldCharType="begin"/>
      </w:r>
      <w:r w:rsidRPr="008C70CA">
        <w:instrText xml:space="preserve"> ADDIN ZOTERO_ITEM CSL_CITATION {"citationID":"OKnQN0A7","properties":{"formattedCitation":"(1988)","plainCitation":"(1988)","noteIndex":0},"citationItems":[{"id":30,"uris":["http://zotero.org/users/12998432/items/Z7XCP3AC"],"itemData":{"id":30,"type":"report","title":"Simulation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Pr="008C70CA">
        <w:fldChar w:fldCharType="separate"/>
      </w:r>
      <w:r w:rsidRPr="008C70CA">
        <w:t>(1988)</w:t>
      </w:r>
      <w:r w:rsidRPr="008C70CA">
        <w:fldChar w:fldCharType="end"/>
      </w:r>
      <w:r w:rsidRPr="008C70CA">
        <w:t xml:space="preserve"> numerical groundwater flow model</w:t>
      </w:r>
      <w:r w:rsidR="00D40BE7" w:rsidRPr="008C70CA">
        <w:t xml:space="preserve"> (Compton, 1988)</w:t>
      </w:r>
      <w:r w:rsidRPr="008C70CA">
        <w:t>;</w:t>
      </w:r>
    </w:p>
    <w:p w14:paraId="44E7A71B" w14:textId="710E17F2" w:rsidR="00D7527E" w:rsidRPr="008C70CA" w:rsidRDefault="00D7527E" w:rsidP="00DA420C">
      <w:pPr>
        <w:pStyle w:val="ListParagraph"/>
        <w:numPr>
          <w:ilvl w:val="1"/>
          <w:numId w:val="8"/>
        </w:numPr>
      </w:pPr>
      <w:r w:rsidRPr="008C70CA">
        <w:rPr>
          <w:b/>
          <w:bCs/>
        </w:rPr>
        <w:t>For 2004–</w:t>
      </w:r>
      <w:r w:rsidR="007C7BE0" w:rsidRPr="008C70CA">
        <w:rPr>
          <w:b/>
          <w:bCs/>
        </w:rPr>
        <w:t>2025</w:t>
      </w:r>
      <w:r w:rsidR="00A11E6A" w:rsidRPr="008C70CA">
        <w:t>,</w:t>
      </w:r>
      <w:r w:rsidRPr="008C70CA">
        <w:rPr>
          <w:b/>
          <w:bCs/>
        </w:rPr>
        <w:t xml:space="preserve"> </w:t>
      </w:r>
      <w:r w:rsidRPr="008C70CA">
        <w:t>using</w:t>
      </w:r>
      <w:r w:rsidRPr="008C70CA">
        <w:rPr>
          <w:b/>
          <w:bCs/>
        </w:rPr>
        <w:t xml:space="preserve"> </w:t>
      </w:r>
      <w:r w:rsidR="00D40BE7" w:rsidRPr="008C70CA">
        <w:t xml:space="preserve">the </w:t>
      </w:r>
      <w:r w:rsidRPr="008C70CA">
        <w:t>Revised Superposition Model (Core, 1996; Barroll and Keyes, 2005); and</w:t>
      </w:r>
    </w:p>
    <w:p w14:paraId="0DA56789" w14:textId="67E723C5" w:rsidR="007F395E" w:rsidRPr="008C70CA" w:rsidRDefault="006F4FA7" w:rsidP="00DA420C">
      <w:pPr>
        <w:pStyle w:val="ListParagraph"/>
        <w:numPr>
          <w:ilvl w:val="1"/>
          <w:numId w:val="8"/>
        </w:numPr>
      </w:pPr>
      <w:r w:rsidRPr="008C70CA">
        <w:t>M</w:t>
      </w:r>
      <w:r w:rsidR="00825116" w:rsidRPr="008C70CA">
        <w:t>odel cell placements for wells 5 and</w:t>
      </w:r>
      <w:r w:rsidR="00E97655" w:rsidRPr="008C70CA">
        <w:t> </w:t>
      </w:r>
      <w:r w:rsidR="00825116" w:rsidRPr="008C70CA">
        <w:t xml:space="preserve">8 </w:t>
      </w:r>
      <w:r w:rsidRPr="008C70CA">
        <w:t xml:space="preserve">were </w:t>
      </w:r>
      <w:r w:rsidR="00825116" w:rsidRPr="008C70CA">
        <w:t>based on GPS measurements</w:t>
      </w:r>
      <w:r w:rsidRPr="008C70CA">
        <w:t xml:space="preserve"> taken on April 28, 2004</w:t>
      </w:r>
      <w:r w:rsidR="00791AA2" w:rsidRPr="008C70CA">
        <w:t>.</w:t>
      </w:r>
      <w:r w:rsidR="00A66EB3" w:rsidRPr="008C70CA">
        <w:t xml:space="preserve"> </w:t>
      </w:r>
    </w:p>
    <w:p w14:paraId="424FA10E" w14:textId="4BFC39C2" w:rsidR="006F4FA7" w:rsidRPr="008C70CA" w:rsidRDefault="00A66EB3" w:rsidP="00DA420C">
      <w:pPr>
        <w:pStyle w:val="ListParagraph"/>
        <w:numPr>
          <w:ilvl w:val="0"/>
          <w:numId w:val="8"/>
        </w:numPr>
        <w:rPr>
          <w:sz w:val="22"/>
          <w:szCs w:val="22"/>
        </w:rPr>
      </w:pPr>
      <w:r w:rsidRPr="008C70CA">
        <w:t xml:space="preserve">** </w:t>
      </w:r>
      <w:r w:rsidR="005B4ABF" w:rsidRPr="008C70CA">
        <w:t>Indicates v</w:t>
      </w:r>
      <w:r w:rsidRPr="008C70CA">
        <w:t>alue</w:t>
      </w:r>
      <w:r w:rsidR="006F4FA7" w:rsidRPr="008C70CA">
        <w:t>s</w:t>
      </w:r>
      <w:r w:rsidRPr="008C70CA">
        <w:t xml:space="preserve"> prior to correction of simulated pumping rates in February 2005 and February 2006</w:t>
      </w:r>
      <w:r w:rsidR="006F4FA7" w:rsidRPr="008C70CA">
        <w:t xml:space="preserve">; </w:t>
      </w:r>
      <w:r w:rsidRPr="008C70CA">
        <w:t xml:space="preserve">corrected value </w:t>
      </w:r>
      <w:r w:rsidR="006F4FA7" w:rsidRPr="008C70CA">
        <w:t xml:space="preserve">are </w:t>
      </w:r>
      <w:r w:rsidRPr="008C70CA">
        <w:t xml:space="preserve">shown in </w:t>
      </w:r>
      <w:r w:rsidR="006F4FA7" w:rsidRPr="008C70CA">
        <w:t xml:space="preserve">parentheses </w:t>
      </w:r>
      <w:r w:rsidRPr="008C70CA">
        <w:t xml:space="preserve">for </w:t>
      </w:r>
      <w:r w:rsidR="006F4FA7" w:rsidRPr="008C70CA">
        <w:t>those years.</w:t>
      </w:r>
    </w:p>
    <w:p w14:paraId="40C62A5F" w14:textId="6B842650" w:rsidR="000F53FF" w:rsidRPr="008C70CA" w:rsidRDefault="00976CE9" w:rsidP="00DA420C">
      <w:r w:rsidRPr="008C70CA">
        <w:rPr>
          <w:noProof/>
        </w:rPr>
        <w:drawing>
          <wp:inline distT="0" distB="0" distL="0" distR="0" wp14:anchorId="49011774" wp14:editId="5573407D">
            <wp:extent cx="5943600" cy="6711952"/>
            <wp:effectExtent l="0" t="0" r="0" b="0"/>
            <wp:docPr id="541149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711952"/>
                    </a:xfrm>
                    <a:prstGeom prst="rect">
                      <a:avLst/>
                    </a:prstGeom>
                    <a:noFill/>
                    <a:ln>
                      <a:noFill/>
                    </a:ln>
                  </pic:spPr>
                </pic:pic>
              </a:graphicData>
            </a:graphic>
          </wp:inline>
        </w:drawing>
      </w:r>
    </w:p>
    <w:p w14:paraId="49B75D6D" w14:textId="77777777" w:rsidR="00C2696A" w:rsidRPr="008C70CA" w:rsidRDefault="00C2696A" w:rsidP="00DA420C">
      <w:pPr>
        <w:sectPr w:rsidR="00C2696A" w:rsidRPr="008C70CA" w:rsidSect="00471533">
          <w:pgSz w:w="12240" w:h="20160" w:code="5"/>
          <w:pgMar w:top="1440" w:right="1440" w:bottom="1440" w:left="1440" w:header="720" w:footer="720" w:gutter="0"/>
          <w:cols w:space="720"/>
          <w:titlePg/>
          <w:docGrid w:linePitch="360"/>
        </w:sectPr>
      </w:pPr>
    </w:p>
    <w:p w14:paraId="7EA626E8" w14:textId="44A469F7" w:rsidR="00D76888" w:rsidRPr="008C70CA" w:rsidRDefault="00731C7E" w:rsidP="00DA420C">
      <w:pPr>
        <w:pStyle w:val="Tablecaption"/>
      </w:pPr>
      <w:r w:rsidRPr="008C70CA">
        <w:lastRenderedPageBreak/>
        <w:t xml:space="preserve">Table 4. Estimated </w:t>
      </w:r>
      <w:r w:rsidR="00E53D6E" w:rsidRPr="008C70CA">
        <w:t>2025</w:t>
      </w:r>
      <w:r w:rsidR="00012CB8" w:rsidRPr="008C70CA">
        <w:t xml:space="preserve"> </w:t>
      </w:r>
      <w:r w:rsidRPr="008C70CA">
        <w:t xml:space="preserve">monthly effects on the Rio Grande due to </w:t>
      </w:r>
      <w:r w:rsidR="00F72028" w:rsidRPr="008C70CA">
        <w:t xml:space="preserve">Buckman Well </w:t>
      </w:r>
      <w:r w:rsidR="00894DCB" w:rsidRPr="008C70CA">
        <w:t>F</w:t>
      </w:r>
      <w:r w:rsidR="00F72028" w:rsidRPr="008C70CA">
        <w:t xml:space="preserve">ield pumping </w:t>
      </w:r>
      <w:r w:rsidR="00894DCB" w:rsidRPr="008C70CA">
        <w:t xml:space="preserve">from </w:t>
      </w:r>
      <w:r w:rsidRPr="008C70CA">
        <w:t>1972</w:t>
      </w:r>
      <w:r w:rsidR="00894DCB" w:rsidRPr="008C70CA">
        <w:t xml:space="preserve"> to </w:t>
      </w:r>
      <w:r w:rsidR="00012CB8" w:rsidRPr="008C70CA">
        <w:t>202</w:t>
      </w:r>
      <w:r w:rsidR="0081458F" w:rsidRPr="008C70CA">
        <w:t>5</w:t>
      </w:r>
      <w:r w:rsidR="00012CB8" w:rsidRPr="008C70CA">
        <w:t xml:space="preserve"> </w:t>
      </w:r>
      <w:r w:rsidRPr="008C70CA">
        <w:t>(acre</w:t>
      </w:r>
      <w:r w:rsidR="00012CB8" w:rsidRPr="008C70CA">
        <w:noBreakHyphen/>
      </w:r>
      <w:r w:rsidRPr="008C70CA">
        <w:t>feet)</w:t>
      </w:r>
    </w:p>
    <w:p w14:paraId="7C76908E" w14:textId="16F797AF" w:rsidR="00072B35" w:rsidRPr="008C70CA" w:rsidRDefault="00072B35" w:rsidP="00DA420C">
      <w:r w:rsidRPr="008C70CA">
        <w:t xml:space="preserve">The Revised Superposition Model </w:t>
      </w:r>
      <w:r w:rsidR="00712613" w:rsidRPr="008C70CA">
        <w:t xml:space="preserve">(Core, 1996; Barroll and Keyes, 2005) </w:t>
      </w:r>
      <w:r w:rsidRPr="008C70CA">
        <w:t>was used to calculate depletions from pumping during 1988–202</w:t>
      </w:r>
      <w:r w:rsidR="0081458F" w:rsidRPr="008C70CA">
        <w:t>5</w:t>
      </w:r>
      <w:r w:rsidRPr="008C70CA">
        <w:t xml:space="preserve">, while depletions due to Buckman </w:t>
      </w:r>
      <w:r w:rsidR="00712613" w:rsidRPr="008C70CA">
        <w:t>W</w:t>
      </w:r>
      <w:r w:rsidRPr="008C70CA">
        <w:t xml:space="preserve">ell </w:t>
      </w:r>
      <w:r w:rsidR="00712613" w:rsidRPr="008C70CA">
        <w:t>F</w:t>
      </w:r>
      <w:r w:rsidRPr="008C70CA">
        <w:t>ield pumping from 1972 to 1987</w:t>
      </w:r>
      <w:r w:rsidR="00712613" w:rsidRPr="008C70CA">
        <w:t xml:space="preserve"> </w:t>
      </w:r>
      <w:r w:rsidRPr="008C70CA">
        <w:t>calculated using the Analytical Model are 0 ac-ft in 202</w:t>
      </w:r>
      <w:r w:rsidR="0081458F" w:rsidRPr="008C70CA">
        <w:t>5</w:t>
      </w:r>
      <w:r w:rsidRPr="008C70CA">
        <w:t xml:space="preserve"> based on data in Fleming (1989).</w:t>
      </w:r>
    </w:p>
    <w:p w14:paraId="2B2A203B" w14:textId="3B884160" w:rsidR="002F5D49" w:rsidRPr="008C70CA" w:rsidRDefault="00E53D6E" w:rsidP="00DA420C">
      <w:pPr>
        <w:rPr>
          <w:noProof/>
        </w:rPr>
      </w:pPr>
      <w:r w:rsidRPr="008C70CA">
        <w:rPr>
          <w:noProof/>
        </w:rPr>
        <w:drawing>
          <wp:inline distT="0" distB="0" distL="0" distR="0" wp14:anchorId="4C81B34A" wp14:editId="512BC49E">
            <wp:extent cx="8229600" cy="442595"/>
            <wp:effectExtent l="0" t="0" r="0" b="0"/>
            <wp:docPr id="1314232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229600" cy="442595"/>
                    </a:xfrm>
                    <a:prstGeom prst="rect">
                      <a:avLst/>
                    </a:prstGeom>
                    <a:noFill/>
                    <a:ln>
                      <a:noFill/>
                    </a:ln>
                  </pic:spPr>
                </pic:pic>
              </a:graphicData>
            </a:graphic>
          </wp:inline>
        </w:drawing>
      </w:r>
    </w:p>
    <w:p w14:paraId="3E601A1B" w14:textId="616C10A1" w:rsidR="00E53D6E" w:rsidRPr="008C70CA" w:rsidRDefault="00E53D6E" w:rsidP="00DA420C">
      <w:pPr>
        <w:rPr>
          <w:sz w:val="22"/>
          <w:szCs w:val="22"/>
        </w:rPr>
        <w:sectPr w:rsidR="00E53D6E" w:rsidRPr="008C70CA" w:rsidSect="00471533">
          <w:pgSz w:w="15840" w:h="12240" w:orient="landscape"/>
          <w:pgMar w:top="1440" w:right="1440" w:bottom="1440" w:left="1440" w:header="720" w:footer="720" w:gutter="0"/>
          <w:cols w:space="720"/>
          <w:titlePg/>
          <w:docGrid w:linePitch="360"/>
        </w:sectPr>
      </w:pPr>
    </w:p>
    <w:p w14:paraId="4234297D" w14:textId="02ECBF3D" w:rsidR="00F931D3" w:rsidRPr="008C70CA" w:rsidRDefault="00F931D3" w:rsidP="00DA420C">
      <w:pPr>
        <w:pStyle w:val="Tablecaption"/>
      </w:pPr>
      <w:r w:rsidRPr="008C70CA">
        <w:lastRenderedPageBreak/>
        <w:t xml:space="preserve">Table 5. </w:t>
      </w:r>
      <w:r w:rsidR="005E61FC" w:rsidRPr="008C70CA">
        <w:t xml:space="preserve">Estimated impacts on La Cienega </w:t>
      </w:r>
      <w:r w:rsidR="000F0085" w:rsidRPr="008C70CA">
        <w:t xml:space="preserve">Springs </w:t>
      </w:r>
      <w:r w:rsidR="005E61FC" w:rsidRPr="008C70CA">
        <w:t xml:space="preserve">due to Buckman Well Field pumping through </w:t>
      </w:r>
      <w:r w:rsidR="00012CB8" w:rsidRPr="008C70CA">
        <w:t>202</w:t>
      </w:r>
      <w:r w:rsidR="00CE0446" w:rsidRPr="008C70CA">
        <w:t>5</w:t>
      </w:r>
      <w:r w:rsidR="00DB446D" w:rsidRPr="008C70CA">
        <w:t xml:space="preserve"> (acre-feet)</w:t>
      </w:r>
    </w:p>
    <w:p w14:paraId="3EC0A42D" w14:textId="77777777" w:rsidR="00012CB8" w:rsidRPr="008C70CA" w:rsidRDefault="00012CB8" w:rsidP="00DA420C"/>
    <w:p w14:paraId="76C17DE9" w14:textId="64B05185" w:rsidR="00642D51" w:rsidRPr="008C70CA" w:rsidRDefault="00642D51" w:rsidP="00DA420C">
      <w:r w:rsidRPr="008C70CA">
        <w:t>The Revised Superposition Model (Core, 1996; Barroll and Keyes, 2005) was used to calculate model</w:t>
      </w:r>
      <w:r w:rsidRPr="008C70CA">
        <w:noBreakHyphen/>
        <w:t xml:space="preserve">predicted streamflow depletion </w:t>
      </w:r>
      <w:r w:rsidR="00C407EB" w:rsidRPr="008C70CA">
        <w:t xml:space="preserve">on La Cienega Springs </w:t>
      </w:r>
      <w:r w:rsidRPr="008C70CA">
        <w:t>due to simulated 1988–202</w:t>
      </w:r>
      <w:r w:rsidR="00CE0446" w:rsidRPr="008C70CA">
        <w:t>5</w:t>
      </w:r>
      <w:r w:rsidRPr="008C70CA">
        <w:t xml:space="preserve"> Buckman wellfield pumping (no pumping after 202</w:t>
      </w:r>
      <w:r w:rsidR="00CE0446" w:rsidRPr="008C70CA">
        <w:t>5</w:t>
      </w:r>
      <w:r w:rsidRPr="008C70CA">
        <w:t xml:space="preserve">). </w:t>
      </w:r>
      <w:r w:rsidR="00C407EB" w:rsidRPr="008C70CA">
        <w:t xml:space="preserve"> </w:t>
      </w:r>
      <w:r w:rsidRPr="008C70CA">
        <w:t xml:space="preserve">Calculations used model cell placements for Buckman </w:t>
      </w:r>
      <w:r w:rsidR="00FD3356" w:rsidRPr="008C70CA">
        <w:t xml:space="preserve">Well Field </w:t>
      </w:r>
      <w:r w:rsidRPr="008C70CA">
        <w:t>wells 5 and 8 based on 4/28/2004 GPS measurements.</w:t>
      </w:r>
    </w:p>
    <w:p w14:paraId="6323ECFC" w14:textId="0351092F" w:rsidR="00175B01" w:rsidRDefault="00CE0446" w:rsidP="00DA420C">
      <w:r w:rsidRPr="008C70CA">
        <w:rPr>
          <w:noProof/>
        </w:rPr>
        <w:drawing>
          <wp:inline distT="0" distB="0" distL="0" distR="0" wp14:anchorId="45915195" wp14:editId="4569B4FC">
            <wp:extent cx="1477645" cy="5390515"/>
            <wp:effectExtent l="0" t="0" r="8255" b="635"/>
            <wp:docPr id="988139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77645" cy="5390515"/>
                    </a:xfrm>
                    <a:prstGeom prst="rect">
                      <a:avLst/>
                    </a:prstGeom>
                    <a:noFill/>
                    <a:ln>
                      <a:noFill/>
                    </a:ln>
                  </pic:spPr>
                </pic:pic>
              </a:graphicData>
            </a:graphic>
          </wp:inline>
        </w:drawing>
      </w:r>
    </w:p>
    <w:p w14:paraId="0A734D47" w14:textId="4A5803D9" w:rsidR="00BC06B1" w:rsidRDefault="00175B01" w:rsidP="00E466F0">
      <w:pPr>
        <w:pStyle w:val="Heading1"/>
      </w:pPr>
      <w:r>
        <w:br w:type="column"/>
      </w:r>
      <w:bookmarkStart w:id="54" w:name="X81b479dc2a092e54c76c622aa468c14cbb4108c"/>
      <w:r w:rsidR="00BC06B1">
        <w:lastRenderedPageBreak/>
        <w:t xml:space="preserve">Appendix </w:t>
      </w:r>
      <w:r w:rsidR="00E466F0">
        <w:t>A:</w:t>
      </w:r>
      <w:r w:rsidR="00BC06B1">
        <w:t xml:space="preserve"> </w:t>
      </w:r>
      <w:r w:rsidR="00DE06B6">
        <w:t xml:space="preserve">Manual and </w:t>
      </w:r>
      <w:r w:rsidR="00BC06B1">
        <w:t>Automated Verification and Validation of the Buckman Wellfield Depletion Pipeline</w:t>
      </w:r>
      <w:bookmarkEnd w:id="54"/>
    </w:p>
    <w:p w14:paraId="0D845F9A" w14:textId="77777777" w:rsidR="00BC06B1" w:rsidRDefault="00BC06B1">
      <w:pPr>
        <w:spacing w:after="160" w:line="259" w:lineRule="auto"/>
        <w:jc w:val="left"/>
        <w:rPr>
          <w:rFonts w:asciiTheme="minorHAnsi" w:eastAsiaTheme="minorHAnsi" w:hAnsiTheme="minorHAnsi" w:cstheme="minorBidi"/>
          <w:b/>
        </w:rPr>
      </w:pPr>
      <w:r>
        <w:rPr>
          <w:b/>
        </w:rPr>
        <w:br w:type="page"/>
      </w:r>
    </w:p>
    <w:p w14:paraId="08C1E7CD" w14:textId="77777777" w:rsidR="00BC06B1" w:rsidRPr="008B39D4" w:rsidRDefault="00BC06B1" w:rsidP="008B39D4">
      <w:pPr>
        <w:pStyle w:val="Heading2"/>
      </w:pPr>
      <w:bookmarkStart w:id="55" w:name="introduction"/>
      <w:r w:rsidRPr="008B39D4">
        <w:lastRenderedPageBreak/>
        <w:t>1. Introduction</w:t>
      </w:r>
      <w:bookmarkEnd w:id="55"/>
    </w:p>
    <w:p w14:paraId="1414D93F" w14:textId="77777777" w:rsidR="00AF2536" w:rsidRDefault="00BC06B1" w:rsidP="00BC06B1">
      <w:pPr>
        <w:rPr>
          <w:ins w:id="56" w:author="Wolaver, Brad, OSE" w:date="2026-03-31T14:18:00Z" w16du:dateUtc="2026-03-31T20:18:00Z"/>
        </w:rPr>
      </w:pPr>
      <w:r>
        <w:t>This appendix documents the</w:t>
      </w:r>
      <w:r w:rsidR="00B5018F">
        <w:t xml:space="preserve"> manual and</w:t>
      </w:r>
      <w:r>
        <w:t xml:space="preserve"> automated </w:t>
      </w:r>
      <w:commentRangeStart w:id="57"/>
      <w:commentRangeStart w:id="58"/>
      <w:commentRangeStart w:id="59"/>
      <w:r>
        <w:t xml:space="preserve">verification and validation </w:t>
      </w:r>
      <w:commentRangeEnd w:id="57"/>
      <w:r w:rsidR="008140FE" w:rsidDel="00AD07D8">
        <w:rPr>
          <w:rStyle w:val="CommentReference"/>
          <w:sz w:val="24"/>
          <w:szCs w:val="24"/>
        </w:rPr>
        <w:commentReference w:id="57"/>
      </w:r>
      <w:commentRangeEnd w:id="58"/>
      <w:r w:rsidR="009535A9">
        <w:rPr>
          <w:rStyle w:val="CommentReference"/>
          <w:sz w:val="24"/>
          <w:szCs w:val="24"/>
        </w:rPr>
        <w:commentReference w:id="58"/>
      </w:r>
      <w:commentRangeEnd w:id="59"/>
      <w:r w:rsidR="005552D0">
        <w:rPr>
          <w:rStyle w:val="CommentReference"/>
          <w:sz w:val="24"/>
          <w:szCs w:val="24"/>
        </w:rPr>
        <w:commentReference w:id="59"/>
      </w:r>
      <w:r>
        <w:t xml:space="preserve">(V&amp;V) procedures </w:t>
      </w:r>
      <w:r w:rsidR="00DF5230">
        <w:t xml:space="preserve">used to confirm that </w:t>
      </w:r>
      <w:r w:rsidR="001E336A">
        <w:t xml:space="preserve">results of </w:t>
      </w:r>
      <w:r w:rsidR="00585892">
        <w:t xml:space="preserve">stream depletion caused by Buckman well field pumping calculated using the </w:t>
      </w:r>
      <w:r>
        <w:t xml:space="preserve">Python pipeline </w:t>
      </w:r>
      <w:r w:rsidR="00585892">
        <w:t>are correct</w:t>
      </w:r>
      <w:r>
        <w:t>.</w:t>
      </w:r>
      <w:r w:rsidR="00585892">
        <w:t xml:space="preserve"> </w:t>
      </w:r>
    </w:p>
    <w:p w14:paraId="3309F208" w14:textId="4E30AA88" w:rsidR="00A7548A" w:rsidRDefault="00A7548A">
      <w:pPr>
        <w:pStyle w:val="ListParagraph"/>
        <w:numPr>
          <w:ilvl w:val="0"/>
          <w:numId w:val="51"/>
        </w:numPr>
        <w:rPr>
          <w:ins w:id="60" w:author="Wolaver, Brad, OSE" w:date="2026-04-02T09:21:00Z" w16du:dateUtc="2026-04-02T15:21:00Z"/>
        </w:rPr>
      </w:pPr>
      <w:ins w:id="61" w:author="Wolaver, Brad, OSE" w:date="2026-04-02T09:21:00Z" w16du:dateUtc="2026-04-02T15:21:00Z">
        <w:r>
          <w:t>In groundwater modeling</w:t>
        </w:r>
      </w:ins>
      <w:ins w:id="62" w:author="Wolaver, Brad, OSE" w:date="2026-04-02T09:23:00Z" w16du:dateUtc="2026-04-02T15:23:00Z">
        <w:r>
          <w:t>:</w:t>
        </w:r>
      </w:ins>
    </w:p>
    <w:p w14:paraId="68BD8090" w14:textId="6FC5791C" w:rsidR="00A7548A" w:rsidRDefault="00392222" w:rsidP="00F863B9">
      <w:pPr>
        <w:pStyle w:val="ListParagraph"/>
        <w:numPr>
          <w:ilvl w:val="1"/>
          <w:numId w:val="51"/>
        </w:numPr>
        <w:rPr>
          <w:ins w:id="63" w:author="Wolaver, Brad, OSE" w:date="2026-04-02T09:22:00Z" w16du:dateUtc="2026-04-02T15:22:00Z"/>
        </w:rPr>
      </w:pPr>
      <w:ins w:id="64" w:author="Wolaver, Brad, OSE" w:date="2026-04-02T09:17:00Z" w16du:dateUtc="2026-04-02T15:17:00Z">
        <w:r>
          <w:t>“</w:t>
        </w:r>
        <w:r w:rsidRPr="00A7548A">
          <w:rPr>
            <w:b/>
            <w:bCs/>
            <w:rPrChange w:id="65" w:author="Wolaver, Brad, OSE" w:date="2026-04-02T09:21:00Z" w16du:dateUtc="2026-04-02T15:21:00Z">
              <w:rPr/>
            </w:rPrChange>
          </w:rPr>
          <w:t>Verification</w:t>
        </w:r>
        <w:r>
          <w:t>”</w:t>
        </w:r>
      </w:ins>
      <w:ins w:id="66" w:author="Wolaver, Brad, OSE" w:date="2026-04-02T09:21:00Z" w16du:dateUtc="2026-04-02T15:21:00Z">
        <w:r w:rsidR="00A7548A">
          <w:t xml:space="preserve"> </w:t>
        </w:r>
      </w:ins>
      <w:ins w:id="67" w:author="Wolaver, Brad, OSE" w:date="2026-04-02T10:24:00Z" w16du:dateUtc="2026-04-02T16:24:00Z">
        <w:r w:rsidR="000C207D">
          <w:t xml:space="preserve">confirms that the numerical code correctly solves the governing equations; for example, </w:t>
        </w:r>
        <w:r w:rsidR="0087569E">
          <w:t>by comparing model out</w:t>
        </w:r>
      </w:ins>
      <w:ins w:id="68" w:author="Wolaver, Brad, OSE" w:date="2026-04-02T10:25:00Z" w16du:dateUtc="2026-04-02T16:25:00Z">
        <w:r w:rsidR="0087569E">
          <w:t xml:space="preserve">put against analytical or other solutions </w:t>
        </w:r>
        <w:r w:rsidR="0087569E">
          <w:fldChar w:fldCharType="begin"/>
        </w:r>
        <w:r w:rsidR="0087569E">
          <w:instrText xml:space="preserve"> ADDIN ZOTERO_ITEM CSL_CITATION {"citationID":"7etrzn3z","properties":{"formattedCitation":"(Mary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87569E">
          <w:fldChar w:fldCharType="separate"/>
        </w:r>
        <w:r w:rsidR="0087569E" w:rsidRPr="004F3072">
          <w:t>(Mary P. Anderson and William W. Woessner, 2002)</w:t>
        </w:r>
        <w:r w:rsidR="0087569E">
          <w:fldChar w:fldCharType="end"/>
        </w:r>
      </w:ins>
      <w:ins w:id="69" w:author="Wolaver, Brad, OSE" w:date="2026-04-02T09:21:00Z" w16du:dateUtc="2026-04-02T15:21:00Z">
        <w:r w:rsidR="00A7548A">
          <w:t xml:space="preserve">, </w:t>
        </w:r>
      </w:ins>
      <w:ins w:id="70" w:author="Wolaver, Brad, OSE" w:date="2026-04-02T10:25:00Z" w16du:dateUtc="2026-04-02T16:25:00Z">
        <w:r w:rsidR="007F1AC8">
          <w:t>and</w:t>
        </w:r>
      </w:ins>
    </w:p>
    <w:p w14:paraId="1411041F" w14:textId="2639C11F" w:rsidR="00A1310E" w:rsidRDefault="00057E61">
      <w:pPr>
        <w:pStyle w:val="ListParagraph"/>
        <w:numPr>
          <w:ilvl w:val="1"/>
          <w:numId w:val="51"/>
        </w:numPr>
        <w:rPr>
          <w:ins w:id="71" w:author="Wolaver, Brad, OSE" w:date="2026-04-02T09:12:00Z" w16du:dateUtc="2026-04-02T15:12:00Z"/>
        </w:rPr>
        <w:pPrChange w:id="72" w:author="Wolaver, Brad, OSE" w:date="2026-04-02T09:21:00Z" w16du:dateUtc="2026-04-02T15:21:00Z">
          <w:pPr>
            <w:pStyle w:val="ListParagraph"/>
            <w:numPr>
              <w:numId w:val="51"/>
            </w:numPr>
            <w:ind w:hanging="360"/>
          </w:pPr>
        </w:pPrChange>
      </w:pPr>
      <w:ins w:id="73" w:author="Wolaver, Brad, OSE" w:date="2026-04-02T09:17:00Z" w16du:dateUtc="2026-04-02T15:17:00Z">
        <w:r>
          <w:t>“</w:t>
        </w:r>
      </w:ins>
      <w:ins w:id="74" w:author="Wolaver, Brad, OSE" w:date="2026-04-02T09:22:00Z" w16du:dateUtc="2026-04-02T15:22:00Z">
        <w:r w:rsidR="00A7548A" w:rsidRPr="00A7548A">
          <w:rPr>
            <w:b/>
            <w:bCs/>
            <w:rPrChange w:id="75" w:author="Wolaver, Brad, OSE" w:date="2026-04-02T09:22:00Z" w16du:dateUtc="2026-04-02T15:22:00Z">
              <w:rPr/>
            </w:rPrChange>
          </w:rPr>
          <w:t>V</w:t>
        </w:r>
      </w:ins>
      <w:ins w:id="76" w:author="Wolaver, Brad, OSE" w:date="2026-04-02T09:17:00Z" w16du:dateUtc="2026-04-02T15:17:00Z">
        <w:r w:rsidRPr="00A7548A">
          <w:rPr>
            <w:b/>
            <w:bCs/>
          </w:rPr>
          <w:t>alidation</w:t>
        </w:r>
        <w:r>
          <w:t xml:space="preserve">” </w:t>
        </w:r>
      </w:ins>
      <w:ins w:id="77" w:author="Wolaver, Brad, OSE" w:date="2026-04-02T10:25:00Z" w16du:dateUtc="2026-04-02T16:25:00Z">
        <w:r w:rsidR="007F1AC8">
          <w:t>assesses whether a calibrated model accurately rep</w:t>
        </w:r>
      </w:ins>
      <w:ins w:id="78" w:author="Wolaver, Brad, OSE" w:date="2026-04-02T10:26:00Z" w16du:dateUtc="2026-04-02T16:26:00Z">
        <w:r w:rsidR="007F1AC8">
          <w:t xml:space="preserve">resents the physical system, typically by comparing simulated results against a </w:t>
        </w:r>
        <w:r w:rsidR="00602859">
          <w:t xml:space="preserve">data set not used during calibration </w:t>
        </w:r>
      </w:ins>
      <w:r w:rsidR="004F3072">
        <w:fldChar w:fldCharType="begin"/>
      </w:r>
      <w:r w:rsidR="001203EB">
        <w:instrText xml:space="preserve"> ADDIN ZOTERO_ITEM CSL_CITATION {"citationID":"9gLUJFRM","properties":{"formattedCitation":"(Mary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4F3072">
        <w:fldChar w:fldCharType="separate"/>
      </w:r>
      <w:r w:rsidR="004F3072" w:rsidRPr="004F3072">
        <w:t>(Mary P. Anderson and William W. Woessner, 2002)</w:t>
      </w:r>
      <w:r w:rsidR="004F3072">
        <w:fldChar w:fldCharType="end"/>
      </w:r>
      <w:ins w:id="79" w:author="Wolaver, Brad, OSE" w:date="2026-04-02T09:33:00Z" w16du:dateUtc="2026-04-02T15:33:00Z">
        <w:r w:rsidR="0076764F">
          <w:t>.</w:t>
        </w:r>
      </w:ins>
    </w:p>
    <w:p w14:paraId="30D02B8E" w14:textId="1C063914" w:rsidR="00A7548A" w:rsidRDefault="00A1310E">
      <w:pPr>
        <w:pStyle w:val="ListParagraph"/>
        <w:numPr>
          <w:ilvl w:val="0"/>
          <w:numId w:val="51"/>
        </w:numPr>
        <w:rPr>
          <w:ins w:id="80" w:author="Wolaver, Brad, OSE" w:date="2026-04-02T09:22:00Z" w16du:dateUtc="2026-04-02T15:22:00Z"/>
        </w:rPr>
      </w:pPr>
      <w:ins w:id="81" w:author="Wolaver, Brad, OSE" w:date="2026-04-02T09:12:00Z" w16du:dateUtc="2026-04-02T15:12:00Z">
        <w:r>
          <w:t>However</w:t>
        </w:r>
      </w:ins>
      <w:ins w:id="82" w:author="Wolaver, Brad, OSE" w:date="2026-04-02T10:41:00Z" w16du:dateUtc="2026-04-02T16:41:00Z">
        <w:r w:rsidR="00ED1C3D">
          <w:t>,</w:t>
        </w:r>
      </w:ins>
      <w:ins w:id="83" w:author="Wolaver, Brad, OSE" w:date="2026-04-02T09:12:00Z" w16du:dateUtc="2026-04-02T15:12:00Z">
        <w:r>
          <w:t xml:space="preserve"> </w:t>
        </w:r>
      </w:ins>
      <w:del w:id="84" w:author="Wolaver, Brad, OSE" w:date="2026-04-02T09:12:00Z" w16du:dateUtc="2026-04-02T15:12:00Z">
        <w:r w:rsidR="005F53F1" w:rsidRPr="00AF2536" w:rsidDel="00A1310E">
          <w:delText>I</w:delText>
        </w:r>
      </w:del>
      <w:ins w:id="85" w:author="Wolaver, Brad, OSE" w:date="2026-04-02T09:12:00Z" w16du:dateUtc="2026-04-02T15:12:00Z">
        <w:r>
          <w:t>i</w:t>
        </w:r>
      </w:ins>
      <w:r w:rsidR="005F53F1" w:rsidRPr="00AF2536">
        <w:t>n this appendix</w:t>
      </w:r>
      <w:del w:id="86" w:author="Wolaver, Brad, OSE" w:date="2026-04-02T09:23:00Z" w16du:dateUtc="2026-04-02T15:23:00Z">
        <w:r w:rsidR="005F53F1" w:rsidRPr="00AF2536" w:rsidDel="00A7548A">
          <w:delText>,</w:delText>
        </w:r>
      </w:del>
      <w:ins w:id="87" w:author="Wolaver, Brad, OSE" w:date="2026-04-02T09:23:00Z" w16du:dateUtc="2026-04-02T15:23:00Z">
        <w:r w:rsidR="00A7548A">
          <w:t>:</w:t>
        </w:r>
      </w:ins>
      <w:r w:rsidR="005F53F1" w:rsidRPr="00AF2536">
        <w:t xml:space="preserve"> </w:t>
      </w:r>
    </w:p>
    <w:p w14:paraId="565ED1E5" w14:textId="32F5F9D7" w:rsidR="00AF2536" w:rsidRPr="00AF2536" w:rsidRDefault="00112A04">
      <w:pPr>
        <w:pStyle w:val="ListParagraph"/>
        <w:numPr>
          <w:ilvl w:val="1"/>
          <w:numId w:val="51"/>
        </w:numPr>
        <w:rPr>
          <w:ins w:id="88" w:author="Wolaver, Brad, OSE" w:date="2026-03-31T14:18:00Z" w16du:dateUtc="2026-03-31T20:18:00Z"/>
        </w:rPr>
        <w:pPrChange w:id="89" w:author="Wolaver, Brad, OSE" w:date="2026-04-02T09:23:00Z" w16du:dateUtc="2026-04-02T15:23:00Z">
          <w:pPr/>
        </w:pPrChange>
      </w:pPr>
      <w:ins w:id="90" w:author="Wolaver, Brad, OSE" w:date="2026-03-31T14:16:00Z" w16du:dateUtc="2026-03-31T20:16:00Z">
        <w:r w:rsidRPr="00AF2536">
          <w:t>“</w:t>
        </w:r>
      </w:ins>
      <w:ins w:id="91" w:author="Wolaver, Brad, OSE" w:date="2026-04-02T09:23:00Z" w16du:dateUtc="2026-04-02T15:23:00Z">
        <w:r w:rsidR="0005682F">
          <w:rPr>
            <w:b/>
            <w:bCs/>
          </w:rPr>
          <w:t>V</w:t>
        </w:r>
      </w:ins>
      <w:ins w:id="92" w:author="Wolaver, Brad, OSE" w:date="2026-03-31T14:16:00Z" w16du:dateUtc="2026-03-31T20:16:00Z">
        <w:r w:rsidRPr="00AF2536">
          <w:rPr>
            <w:b/>
            <w:bCs/>
            <w:rPrChange w:id="93" w:author="Wolaver, Brad, OSE" w:date="2026-03-31T14:19:00Z" w16du:dateUtc="2026-03-31T20:19:00Z">
              <w:rPr/>
            </w:rPrChange>
          </w:rPr>
          <w:t>erification</w:t>
        </w:r>
        <w:r w:rsidRPr="00AF2536">
          <w:t>” and “</w:t>
        </w:r>
        <w:r w:rsidRPr="00AF2536">
          <w:rPr>
            <w:b/>
            <w:bCs/>
            <w:rPrChange w:id="94" w:author="Wolaver, Brad, OSE" w:date="2026-03-31T14:19:00Z" w16du:dateUtc="2026-03-31T20:19:00Z">
              <w:rPr/>
            </w:rPrChange>
          </w:rPr>
          <w:t>validation</w:t>
        </w:r>
        <w:r w:rsidRPr="00AF2536">
          <w:t xml:space="preserve">” are </w:t>
        </w:r>
      </w:ins>
      <w:ins w:id="95" w:author="Wolaver, Brad, OSE" w:date="2026-03-31T14:18:00Z" w16du:dateUtc="2026-03-31T20:18:00Z">
        <w:r w:rsidR="0021295B" w:rsidRPr="00AF2536">
          <w:t xml:space="preserve">used in the </w:t>
        </w:r>
      </w:ins>
      <w:ins w:id="96" w:author="Wolaver, Brad, OSE" w:date="2026-03-31T14:16:00Z" w16du:dateUtc="2026-03-31T20:16:00Z">
        <w:r w:rsidRPr="00AF2536">
          <w:t>software engineering sense</w:t>
        </w:r>
      </w:ins>
      <w:ins w:id="97" w:author="Wolaver, Brad, OSE" w:date="2026-04-02T09:13:00Z" w16du:dateUtc="2026-04-02T15:13:00Z">
        <w:r w:rsidR="00D8048A">
          <w:t xml:space="preserve"> </w:t>
        </w:r>
      </w:ins>
      <w:r w:rsidR="00D8048A">
        <w:fldChar w:fldCharType="begin"/>
      </w:r>
      <w:r w:rsidR="001B3C9C">
        <w:instrText xml:space="preserve"> ADDIN ZOTERO_ITEM CSL_CITATION {"citationID":"TOpu0gyb","properties":{"formattedCitation":"(Adrion, Branstad and Cherniavsky, 1982; described below)","plainCitation":"(Adrion, Branstad and Cherniavsky, 1982; described below)","noteIndex":0},"citationItems":[{"id":7613,"uris":["http://zotero.org/users/12998432/items/N9AXZF4D"],"itemData":{"id":7613,"type":"article-journal","container-title":"ACM Computing Surveys","DOI":"10.1145/356876.356879","ISSN":"0360-0300, 1557-7341","issue":"2","journalAbbreviation":"ACM Comput. Surv.","language":"en","page":"159-192","source":"DOI.org (Crossref)","title":"Validation, Verification, and Testing of Computer Software","volume":"14","author":[{"family":"Adrion","given":"W. Richards"},{"family":"Branstad","given":"Martha A."},{"family":"Cherniavsky","given":"John C."}],"issued":{"date-parts":[["1982",6]]}},"suffix":"; described below"}],"schema":"https://github.com/citation-style-language/schema/raw/master/csl-citation.json"} </w:instrText>
      </w:r>
      <w:r w:rsidR="00D8048A">
        <w:fldChar w:fldCharType="separate"/>
      </w:r>
      <w:r w:rsidR="001B3C9C" w:rsidRPr="001B3C9C">
        <w:t>(Adrion, Branstad and Cherniavsky, 1982; described below)</w:t>
      </w:r>
      <w:r w:rsidR="00D8048A">
        <w:fldChar w:fldCharType="end"/>
      </w:r>
      <w:ins w:id="98" w:author="Wolaver, Brad, OSE" w:date="2026-03-31T14:16:00Z" w16du:dateUtc="2026-03-31T20:16:00Z">
        <w:r w:rsidRPr="00AF2536">
          <w:t xml:space="preserve">, not </w:t>
        </w:r>
      </w:ins>
      <w:ins w:id="99" w:author="Wolaver, Brad, OSE" w:date="2026-03-31T14:18:00Z" w16du:dateUtc="2026-03-31T20:18:00Z">
        <w:r w:rsidR="0021295B" w:rsidRPr="00AF2536">
          <w:t xml:space="preserve">in the </w:t>
        </w:r>
      </w:ins>
      <w:ins w:id="100" w:author="Wolaver, Brad, OSE" w:date="2026-03-31T14:16:00Z" w16du:dateUtc="2026-03-31T20:16:00Z">
        <w:r w:rsidRPr="00AF2536">
          <w:t>groundwater modeling</w:t>
        </w:r>
      </w:ins>
      <w:ins w:id="101" w:author="Wolaver, Brad, OSE" w:date="2026-03-31T14:18:00Z" w16du:dateUtc="2026-03-31T20:18:00Z">
        <w:r w:rsidR="0021295B" w:rsidRPr="00AF2536">
          <w:t xml:space="preserve"> sense.  </w:t>
        </w:r>
      </w:ins>
    </w:p>
    <w:p w14:paraId="250F20EE" w14:textId="77777777" w:rsidR="00AF2536" w:rsidRPr="00AF2536" w:rsidRDefault="0021295B">
      <w:pPr>
        <w:pStyle w:val="ListParagraph"/>
        <w:numPr>
          <w:ilvl w:val="1"/>
          <w:numId w:val="51"/>
        </w:numPr>
        <w:rPr>
          <w:ins w:id="102" w:author="Wolaver, Brad, OSE" w:date="2026-03-31T14:19:00Z" w16du:dateUtc="2026-03-31T20:19:00Z"/>
        </w:rPr>
        <w:pPrChange w:id="103" w:author="Wolaver, Brad, OSE" w:date="2026-04-02T09:23:00Z" w16du:dateUtc="2026-04-02T15:23:00Z">
          <w:pPr/>
        </w:pPrChange>
      </w:pPr>
      <w:ins w:id="104" w:author="Wolaver, Brad, OSE" w:date="2026-03-31T14:18:00Z" w16du:dateUtc="2026-03-31T20:18:00Z">
        <w:r w:rsidRPr="00AF2536">
          <w:t xml:space="preserve">Similarly, </w:t>
        </w:r>
      </w:ins>
      <w:r w:rsidR="005F53F1" w:rsidRPr="00AF2536">
        <w:t>“</w:t>
      </w:r>
      <w:r w:rsidR="005F53F1" w:rsidRPr="00AF2536">
        <w:rPr>
          <w:b/>
          <w:bCs/>
          <w:rPrChange w:id="105" w:author="Wolaver, Brad, OSE" w:date="2026-03-31T14:19:00Z" w16du:dateUtc="2026-03-31T20:19:00Z">
            <w:rPr/>
          </w:rPrChange>
        </w:rPr>
        <w:t>pipeline</w:t>
      </w:r>
      <w:r w:rsidR="005F53F1" w:rsidRPr="00AF2536">
        <w:t xml:space="preserve">” </w:t>
      </w:r>
      <w:ins w:id="106" w:author="Wolaver, Brad, OSE" w:date="2026-03-31T14:18:00Z" w16du:dateUtc="2026-03-31T20:18:00Z">
        <w:r w:rsidRPr="00AF2536">
          <w:t xml:space="preserve">here </w:t>
        </w:r>
      </w:ins>
      <w:r w:rsidR="005F53F1" w:rsidRPr="00AF2536">
        <w:t>refers to an automated data</w:t>
      </w:r>
      <w:r w:rsidR="005F53F1" w:rsidRPr="00AF2536">
        <w:noBreakHyphen/>
        <w:t>processing workflow comprised of a sequence of computational steps where the output of each feeds into the next, and should not be confused with water infrastructure</w:t>
      </w:r>
      <w:r w:rsidR="001F1795" w:rsidRPr="00AF2536">
        <w:t xml:space="preserve">. </w:t>
      </w:r>
    </w:p>
    <w:p w14:paraId="2CBFB13C" w14:textId="63E6B734" w:rsidR="002A03CB" w:rsidRDefault="002A03CB" w:rsidP="00BC06B1">
      <w:r w:rsidRPr="001E336A">
        <w:t xml:space="preserve">The purpose of the Buckman well field depletion pipeline is to </w:t>
      </w:r>
      <w:r w:rsidR="001E336A">
        <w:t xml:space="preserve">use a Python workflow to </w:t>
      </w:r>
      <w:r w:rsidRPr="001E336A">
        <w:t>convert daily groundwater pumping records into annual stream depletion estimates</w:t>
      </w:r>
      <w:r w:rsidR="00585892" w:rsidRPr="001E336A">
        <w:t>.</w:t>
      </w:r>
    </w:p>
    <w:p w14:paraId="52B7D730" w14:textId="246A2788" w:rsidR="001E336A" w:rsidRDefault="001E336A" w:rsidP="001E336A">
      <w:pPr>
        <w:pStyle w:val="Heading3"/>
      </w:pPr>
      <w:r>
        <w:t>Verification</w:t>
      </w:r>
      <w:r w:rsidR="001F1795">
        <w:t xml:space="preserve">: </w:t>
      </w:r>
      <w:del w:id="107" w:author="Wolaver, Brad, OSE" w:date="2026-03-31T14:20:00Z" w16du:dateUtc="2026-03-31T20:20:00Z">
        <w:r w:rsidR="001F1795" w:rsidDel="00D32469">
          <w:delText>Did we solve the equations correctly?</w:delText>
        </w:r>
      </w:del>
      <w:ins w:id="108" w:author="Wolaver, Brad, OSE" w:date="2026-03-31T14:20:00Z" w16du:dateUtc="2026-03-31T20:20:00Z">
        <w:r w:rsidR="00D32469">
          <w:t>Are we building the product right</w:t>
        </w:r>
      </w:ins>
      <w:ins w:id="109" w:author="Wolaver, Brad, OSE" w:date="2026-03-31T14:17:00Z" w16du:dateUtc="2026-03-31T20:17:00Z">
        <w:r w:rsidR="00A021D5">
          <w:t>?</w:t>
        </w:r>
      </w:ins>
      <w:r w:rsidR="001F1795">
        <w:t xml:space="preserve"> </w:t>
      </w:r>
      <w:ins w:id="110" w:author="Wolaver, Brad, OSE" w:date="2026-03-31T14:21:00Z" w16du:dateUtc="2026-03-31T20:21:00Z">
        <w:r w:rsidR="00D32469">
          <w:t>Does the software have any bugs</w:t>
        </w:r>
      </w:ins>
      <w:ins w:id="111" w:author="Wolaver, Brad, OSE" w:date="2026-03-31T14:20:00Z" w16du:dateUtc="2026-03-31T20:20:00Z">
        <w:r w:rsidR="00D32469">
          <w:t xml:space="preserve">? </w:t>
        </w:r>
      </w:ins>
      <w:r>
        <w:t xml:space="preserve"> </w:t>
      </w:r>
    </w:p>
    <w:p w14:paraId="71C727FF" w14:textId="4BD1B8CD" w:rsidR="001E336A" w:rsidDel="00AD07D8" w:rsidRDefault="001E336A" w:rsidP="001E336A">
      <w:pPr>
        <w:rPr>
          <w:del w:id="112" w:author="Petronis, Laura, OSE" w:date="2026-03-11T11:26:00Z" w16du:dateUtc="2026-03-11T17:26:00Z"/>
        </w:rPr>
      </w:pPr>
      <w:r w:rsidRPr="00A368DA">
        <w:rPr>
          <w:b/>
          <w:bCs/>
          <w:rPrChange w:id="113" w:author="Wolaver, Brad, OSE" w:date="2026-04-02T09:53:00Z" w16du:dateUtc="2026-04-02T15:53:00Z">
            <w:rPr/>
          </w:rPrChange>
        </w:rPr>
        <w:t>Verification</w:t>
      </w:r>
      <w:r>
        <w:t xml:space="preserve"> confirms that the computational pipeline </w:t>
      </w:r>
      <w:r w:rsidR="005B045F">
        <w:t>correctly</w:t>
      </w:r>
      <w:r>
        <w:t xml:space="preserve"> implements the intended calculations</w:t>
      </w:r>
      <w:ins w:id="114" w:author="Wolaver, Brad, OSE" w:date="2026-03-31T14:20:00Z" w16du:dateUtc="2026-03-31T20:20:00Z">
        <w:r w:rsidR="00D32469">
          <w:t xml:space="preserve"> and solves </w:t>
        </w:r>
      </w:ins>
      <w:ins w:id="115" w:author="Wolaver, Brad, OSE" w:date="2026-03-31T14:21:00Z" w16du:dateUtc="2026-03-31T20:21:00Z">
        <w:r w:rsidR="00D628BD">
          <w:t xml:space="preserve">the </w:t>
        </w:r>
      </w:ins>
      <w:ins w:id="116" w:author="Wolaver, Brad, OSE" w:date="2026-03-31T14:20:00Z" w16du:dateUtc="2026-03-31T20:20:00Z">
        <w:r w:rsidR="00D32469">
          <w:t>equations correctly</w:t>
        </w:r>
      </w:ins>
      <w:r>
        <w:t>. It confirms that unit conversions are correct, that MODFLOW converged, that head values are reasonable, and that the mass balance closes. Verification does not ask whether the conceptual model is correct, only whether the arithmetic was performed without error.</w:t>
      </w:r>
      <w:ins w:id="117" w:author="Petronis, Laura, OSE" w:date="2026-03-11T11:25:00Z" w16du:dateUtc="2026-03-11T17:25:00Z">
        <w:r w:rsidR="00AD07D8">
          <w:t xml:space="preserve"> Verification also ensures that the model is working correctly by comparing the </w:t>
        </w:r>
      </w:ins>
      <w:ins w:id="118" w:author="Petronis, Laura, OSE" w:date="2026-03-11T11:26:00Z" w16du:dateUtc="2026-03-11T17:26:00Z">
        <w:r w:rsidR="00AD07D8">
          <w:t>results from previous years with the current model results (</w:t>
        </w:r>
      </w:ins>
    </w:p>
    <w:p w14:paraId="0056607F" w14:textId="0F54E46D" w:rsidR="001E336A" w:rsidDel="00AD07D8" w:rsidRDefault="001E336A">
      <w:pPr>
        <w:rPr>
          <w:del w:id="119" w:author="Petronis, Laura, OSE" w:date="2026-03-11T11:25:00Z" w16du:dateUtc="2026-03-11T17:25:00Z"/>
        </w:rPr>
        <w:pPrChange w:id="120" w:author="Petronis, Laura, OSE" w:date="2026-03-11T11:26:00Z" w16du:dateUtc="2026-03-11T17:26:00Z">
          <w:pPr>
            <w:pStyle w:val="Heading3"/>
          </w:pPr>
        </w:pPrChange>
      </w:pPr>
      <w:del w:id="121" w:author="Petronis, Laura, OSE" w:date="2026-03-11T11:25:00Z" w16du:dateUtc="2026-03-11T17:25:00Z">
        <w:r w:rsidRPr="009C4B19" w:rsidDel="00AD07D8">
          <w:delText>Validation</w:delText>
        </w:r>
        <w:r w:rsidR="001F1795" w:rsidDel="00AD07D8">
          <w:delText xml:space="preserve">: </w:delText>
        </w:r>
        <w:r w:rsidR="001F1795" w:rsidRPr="007E1363" w:rsidDel="00AD07D8">
          <w:delText>Do model results match physical reality?</w:delText>
        </w:r>
      </w:del>
    </w:p>
    <w:p w14:paraId="0CC0892F" w14:textId="64158AE3" w:rsidR="001E336A" w:rsidRDefault="001E336A" w:rsidP="001E336A">
      <w:pPr>
        <w:rPr>
          <w:ins w:id="122" w:author="Wolaver, Brad, OSE" w:date="2026-04-02T09:57:00Z" w16du:dateUtc="2026-04-02T15:57:00Z"/>
        </w:rPr>
      </w:pPr>
      <w:del w:id="123" w:author="Petronis, Laura, OSE" w:date="2026-03-11T11:26:00Z" w16du:dateUtc="2026-03-11T17:26:00Z">
        <w:r w:rsidRPr="007E1363" w:rsidDel="00AD07D8">
          <w:delText xml:space="preserve">Validation confirms that the pipeline outputs are physically reasonable and consistent with independent observations or established reference values </w:delText>
        </w:r>
      </w:del>
      <w:del w:id="124" w:author="Wolaver, Brad, OSE" w:date="2026-04-02T09:57:00Z" w16du:dateUtc="2026-04-02T15:57:00Z">
        <w:r w:rsidRPr="007E1363" w:rsidDel="00506BC0">
          <w:delText xml:space="preserve"> </w:delText>
        </w:r>
      </w:del>
      <w:r w:rsidRPr="007E1363">
        <w:t xml:space="preserve">(e.g., 2022, 2023, </w:t>
      </w:r>
      <w:r w:rsidR="007C7BE0">
        <w:t>2025</w:t>
      </w:r>
      <w:r w:rsidRPr="007E1363">
        <w:t xml:space="preserve"> results</w:t>
      </w:r>
      <w:r w:rsidR="004F6F7D">
        <w:t xml:space="preserve"> from prior OSE Hydrology Bureau memoranda</w:t>
      </w:r>
      <w:r w:rsidRPr="007E1363">
        <w:t>).</w:t>
      </w:r>
    </w:p>
    <w:p w14:paraId="00286EFC" w14:textId="6B12C9ED" w:rsidR="00506BC0" w:rsidRPr="00506BC0" w:rsidRDefault="00506BC0" w:rsidP="00506BC0">
      <w:pPr>
        <w:rPr>
          <w:ins w:id="125" w:author="Wolaver, Brad, OSE" w:date="2026-04-02T09:57:00Z" w16du:dateUtc="2026-04-02T15:57:00Z"/>
        </w:rPr>
      </w:pPr>
      <w:ins w:id="126" w:author="Wolaver, Brad, OSE" w:date="2026-04-02T09:57:00Z" w16du:dateUtc="2026-04-02T15:57:00Z">
        <w:r w:rsidRPr="00506BC0">
          <w:t xml:space="preserve">In this pipeline, </w:t>
        </w:r>
      </w:ins>
      <w:ins w:id="127" w:author="Wolaver, Brad, OSE" w:date="2026-04-02T09:58:00Z" w16du:dateUtc="2026-04-02T15:58:00Z">
        <w:r>
          <w:t>verification</w:t>
        </w:r>
      </w:ins>
      <w:ins w:id="128" w:author="Wolaver, Brad, OSE" w:date="2026-04-02T09:57:00Z" w16du:dateUtc="2026-04-02T15:57:00Z">
        <w:r w:rsidRPr="00506BC0">
          <w:t xml:space="preserve">  includes:</w:t>
        </w:r>
      </w:ins>
    </w:p>
    <w:p w14:paraId="2A366FDF" w14:textId="29B53580" w:rsidR="00506BC0" w:rsidRDefault="00655DA2" w:rsidP="00506BC0">
      <w:pPr>
        <w:pStyle w:val="ListParagraph"/>
        <w:numPr>
          <w:ilvl w:val="0"/>
          <w:numId w:val="36"/>
        </w:numPr>
        <w:rPr>
          <w:ins w:id="129" w:author="Wolaver, Brad, OSE" w:date="2026-04-02T09:58:00Z" w16du:dateUtc="2026-04-02T15:58:00Z"/>
        </w:rPr>
      </w:pPr>
      <w:ins w:id="130" w:author="Wolaver, Brad, OSE" w:date="2026-04-02T09:58:00Z" w16du:dateUtc="2026-04-02T15:58:00Z">
        <w:r>
          <w:t xml:space="preserve">Checks for potentially </w:t>
        </w:r>
      </w:ins>
      <w:ins w:id="131" w:author="Wolaver, Brad, OSE" w:date="2026-04-02T09:59:00Z" w16du:dateUtc="2026-04-02T15:59:00Z">
        <w:r>
          <w:t>spurious data (</w:t>
        </w:r>
        <w:r w:rsidR="006D055C">
          <w:t xml:space="preserve">negative daily pumping values, missing data, and non-numeric </w:t>
        </w:r>
      </w:ins>
      <w:ins w:id="132" w:author="Wolaver, Brad, OSE" w:date="2026-04-02T10:00:00Z" w16du:dateUtc="2026-04-02T16:00:00Z">
        <w:r w:rsidR="006D055C">
          <w:t>entries),</w:t>
        </w:r>
      </w:ins>
    </w:p>
    <w:p w14:paraId="0F00B010" w14:textId="1788A1B7" w:rsidR="00506BC0" w:rsidRDefault="000B2FE0" w:rsidP="00506BC0">
      <w:pPr>
        <w:pStyle w:val="ListParagraph"/>
        <w:numPr>
          <w:ilvl w:val="0"/>
          <w:numId w:val="36"/>
        </w:numPr>
        <w:rPr>
          <w:ins w:id="133" w:author="Wolaver, Brad, OSE" w:date="2026-04-02T09:58:00Z" w16du:dateUtc="2026-04-02T15:58:00Z"/>
        </w:rPr>
      </w:pPr>
      <w:ins w:id="134" w:author="Wolaver, Brad, OSE" w:date="2026-04-02T10:00:00Z" w16du:dateUtc="2026-04-02T16:00:00Z">
        <w:r>
          <w:t>Sum daily pumping data for 13 wells and make sure it matches reported total daily pumping</w:t>
        </w:r>
      </w:ins>
      <w:ins w:id="135" w:author="Wolaver, Brad, OSE" w:date="2026-04-02T09:58:00Z" w16du:dateUtc="2026-04-02T15:58:00Z">
        <w:r w:rsidR="00506BC0">
          <w:t>,</w:t>
        </w:r>
      </w:ins>
    </w:p>
    <w:p w14:paraId="44E815A6" w14:textId="74C8DF5D" w:rsidR="00506BC0" w:rsidRDefault="000B2FE0" w:rsidP="00506BC0">
      <w:pPr>
        <w:pStyle w:val="ListParagraph"/>
        <w:numPr>
          <w:ilvl w:val="0"/>
          <w:numId w:val="36"/>
        </w:numPr>
        <w:rPr>
          <w:ins w:id="136" w:author="Wolaver, Brad, OSE" w:date="2026-04-02T10:01:00Z" w16du:dateUtc="2026-04-02T16:01:00Z"/>
        </w:rPr>
      </w:pPr>
      <w:ins w:id="137" w:author="Wolaver, Brad, OSE" w:date="2026-04-02T10:01:00Z" w16du:dateUtc="2026-04-02T16:01:00Z">
        <w:r>
          <w:t xml:space="preserve">Sum monthly </w:t>
        </w:r>
        <w:r w:rsidR="005639A2">
          <w:t>well field pumping and compare to reported total annual pumping,</w:t>
        </w:r>
      </w:ins>
    </w:p>
    <w:p w14:paraId="2329F53D" w14:textId="7600AB3F" w:rsidR="00143922" w:rsidRDefault="00143922" w:rsidP="00506BC0">
      <w:pPr>
        <w:pStyle w:val="ListParagraph"/>
        <w:numPr>
          <w:ilvl w:val="0"/>
          <w:numId w:val="36"/>
        </w:numPr>
        <w:rPr>
          <w:ins w:id="138" w:author="Wolaver, Brad, OSE" w:date="2026-04-02T10:02:00Z" w16du:dateUtc="2026-04-02T16:02:00Z"/>
        </w:rPr>
      </w:pPr>
      <w:ins w:id="139" w:author="Wolaver, Brad, OSE" w:date="2026-04-02T10:01:00Z" w16du:dateUtc="2026-04-02T16:01:00Z">
        <w:r>
          <w:t>Check unit conversion is correct,</w:t>
        </w:r>
      </w:ins>
    </w:p>
    <w:p w14:paraId="3830D930" w14:textId="0F93D222" w:rsidR="00143922" w:rsidRDefault="0029774B" w:rsidP="00506BC0">
      <w:pPr>
        <w:pStyle w:val="ListParagraph"/>
        <w:numPr>
          <w:ilvl w:val="0"/>
          <w:numId w:val="36"/>
        </w:numPr>
        <w:rPr>
          <w:ins w:id="140" w:author="Wolaver, Brad, OSE" w:date="2026-04-02T10:02:00Z" w16du:dateUtc="2026-04-02T16:02:00Z"/>
        </w:rPr>
      </w:pPr>
      <w:ins w:id="141" w:author="Wolaver, Brad, OSE" w:date="2026-04-02T10:02:00Z" w16du:dateUtc="2026-04-02T16:02:00Z">
        <w:r>
          <w:t>Check MODFLOW converged correctly,</w:t>
        </w:r>
      </w:ins>
    </w:p>
    <w:p w14:paraId="795754EE" w14:textId="4E0583ED" w:rsidR="0029774B" w:rsidRDefault="0029774B" w:rsidP="00506BC0">
      <w:pPr>
        <w:pStyle w:val="ListParagraph"/>
        <w:numPr>
          <w:ilvl w:val="0"/>
          <w:numId w:val="36"/>
        </w:numPr>
        <w:rPr>
          <w:ins w:id="142" w:author="Wolaver, Brad, OSE" w:date="2026-04-02T10:03:00Z" w16du:dateUtc="2026-04-02T16:03:00Z"/>
        </w:rPr>
      </w:pPr>
      <w:ins w:id="143" w:author="Wolaver, Brad, OSE" w:date="2026-04-02T10:02:00Z" w16du:dateUtc="2026-04-02T16:02:00Z">
        <w:r>
          <w:t xml:space="preserve">Check that </w:t>
        </w:r>
      </w:ins>
      <w:ins w:id="144" w:author="Wolaver, Brad, OSE" w:date="2026-04-02T10:03:00Z" w16du:dateUtc="2026-04-02T16:03:00Z">
        <w:r w:rsidR="002A04CE">
          <w:t>summations in output tables are correct</w:t>
        </w:r>
        <w:r w:rsidR="00007BAA">
          <w:t>, and</w:t>
        </w:r>
      </w:ins>
    </w:p>
    <w:p w14:paraId="64925104" w14:textId="5C518409" w:rsidR="00007BAA" w:rsidRPr="00506BC0" w:rsidRDefault="00B96E92" w:rsidP="00506BC0">
      <w:pPr>
        <w:pStyle w:val="ListParagraph"/>
        <w:numPr>
          <w:ilvl w:val="0"/>
          <w:numId w:val="36"/>
        </w:numPr>
        <w:rPr>
          <w:ins w:id="145" w:author="Wolaver, Brad, OSE" w:date="2026-04-02T09:57:00Z" w16du:dateUtc="2026-04-02T15:57:00Z"/>
        </w:rPr>
      </w:pPr>
      <w:ins w:id="146" w:author="Wolaver, Brad, OSE" w:date="2026-04-02T10:16:00Z" w16du:dateUtc="2026-04-02T16:16:00Z">
        <w:r>
          <w:lastRenderedPageBreak/>
          <w:t>O</w:t>
        </w:r>
      </w:ins>
      <w:ins w:id="147" w:author="Wolaver, Brad, OSE" w:date="2026-04-02T10:03:00Z" w16du:dateUtc="2026-04-02T16:03:00Z">
        <w:r w:rsidR="00007BAA">
          <w:t>ther checks described in detail below.</w:t>
        </w:r>
      </w:ins>
    </w:p>
    <w:p w14:paraId="1E887F04" w14:textId="29B9AE20" w:rsidR="00506BC0" w:rsidDel="00007BAA" w:rsidRDefault="00506BC0" w:rsidP="001E336A">
      <w:pPr>
        <w:rPr>
          <w:del w:id="148" w:author="Wolaver, Brad, OSE" w:date="2026-04-02T10:03:00Z" w16du:dateUtc="2026-04-02T16:03:00Z"/>
        </w:rPr>
      </w:pPr>
    </w:p>
    <w:p w14:paraId="515B8786" w14:textId="7121E3C2" w:rsidR="001E336A" w:rsidDel="00506BC0" w:rsidRDefault="001E336A" w:rsidP="001E336A">
      <w:pPr>
        <w:rPr>
          <w:del w:id="149" w:author="Wolaver, Brad, OSE" w:date="2026-04-02T09:57:00Z" w16du:dateUtc="2026-04-02T15:57:00Z"/>
        </w:rPr>
      </w:pPr>
      <w:del w:id="150" w:author="Wolaver, Brad, OSE" w:date="2026-04-02T09:57:00Z" w16du:dateUtc="2026-04-02T15:57:00Z">
        <w:r w:rsidDel="00506BC0">
          <w:delText xml:space="preserve">In this pipeline, </w:delText>
        </w:r>
        <w:r w:rsidRPr="001557E8" w:rsidDel="00506BC0">
          <w:rPr>
            <w:highlight w:val="green"/>
            <w:rPrChange w:id="151" w:author="Wolaver, Brad, OSE" w:date="2026-03-31T15:21:00Z" w16du:dateUtc="2026-03-31T21:21:00Z">
              <w:rPr/>
            </w:rPrChange>
          </w:rPr>
          <w:delText>validation</w:delText>
        </w:r>
        <w:r w:rsidDel="00506BC0">
          <w:delText xml:space="preserve"> </w:delText>
        </w:r>
      </w:del>
      <w:ins w:id="152" w:author="Petronis, Laura, OSE" w:date="2026-03-11T11:26:00Z" w16du:dateUtc="2026-03-11T17:26:00Z">
        <w:del w:id="153" w:author="Wolaver, Brad, OSE" w:date="2026-04-02T09:57:00Z" w16du:dateUtc="2026-04-02T15:57:00Z">
          <w:r w:rsidR="00CA3978" w:rsidDel="00506BC0">
            <w:delText xml:space="preserve"> </w:delText>
          </w:r>
        </w:del>
      </w:ins>
      <w:del w:id="154" w:author="Wolaver, Brad, OSE" w:date="2026-04-02T09:57:00Z" w16du:dateUtc="2026-04-02T15:57:00Z">
        <w:r w:rsidDel="00506BC0">
          <w:delText>includes checks that:</w:delText>
        </w:r>
      </w:del>
    </w:p>
    <w:p w14:paraId="3F6AF16B" w14:textId="441B7CE7" w:rsidR="001E336A" w:rsidDel="00506BC0" w:rsidRDefault="001E336A" w:rsidP="001E336A">
      <w:pPr>
        <w:pStyle w:val="ListParagraph"/>
        <w:numPr>
          <w:ilvl w:val="0"/>
          <w:numId w:val="36"/>
        </w:numPr>
        <w:rPr>
          <w:del w:id="155" w:author="Wolaver, Brad, OSE" w:date="2026-04-02T09:57:00Z" w16du:dateUtc="2026-04-02T15:57:00Z"/>
        </w:rPr>
      </w:pPr>
      <w:del w:id="156" w:author="Wolaver, Brad, OSE" w:date="2026-04-02T09:57:00Z" w16du:dateUtc="2026-04-02T15:57:00Z">
        <w:r w:rsidDel="00506BC0">
          <w:delText>Using the</w:delText>
        </w:r>
        <w:r w:rsidRPr="007028B9" w:rsidDel="00506BC0">
          <w:delText xml:space="preserve"> 2024 </w:delText>
        </w:r>
        <w:r w:rsidDel="00506BC0">
          <w:delText xml:space="preserve">Buckman well field pumping </w:delText>
        </w:r>
        <w:r w:rsidRPr="007028B9" w:rsidDel="00506BC0">
          <w:delText xml:space="preserve">CSV </w:delText>
        </w:r>
        <w:r w:rsidDel="00506BC0">
          <w:delText xml:space="preserve">as input for the </w:delText>
        </w:r>
        <w:r w:rsidRPr="007028B9" w:rsidDel="00506BC0">
          <w:delText xml:space="preserve">pipeline reproduces the 2024 </w:delText>
        </w:r>
        <w:r w:rsidDel="00506BC0">
          <w:delText>known-good</w:delText>
        </w:r>
        <w:r w:rsidRPr="007028B9" w:rsidDel="00506BC0">
          <w:delText xml:space="preserve"> </w:delText>
        </w:r>
      </w:del>
      <w:ins w:id="157" w:author="Petronis, Laura, OSE" w:date="2026-03-11T11:26:00Z" w16du:dateUtc="2026-03-11T17:26:00Z">
        <w:del w:id="158" w:author="Wolaver, Brad, OSE" w:date="2026-04-02T09:57:00Z" w16du:dateUtc="2026-04-02T15:57:00Z">
          <w:r w:rsidR="00CA3978" w:rsidDel="00506BC0">
            <w:delText>reported</w:delText>
          </w:r>
          <w:r w:rsidR="00CA3978" w:rsidRPr="007028B9" w:rsidDel="00506BC0">
            <w:delText xml:space="preserve"> </w:delText>
          </w:r>
        </w:del>
      </w:ins>
      <w:del w:id="159" w:author="Wolaver, Brad, OSE" w:date="2026-04-02T09:57:00Z" w16du:dateUtc="2026-04-02T15:57:00Z">
        <w:r w:rsidRPr="007028B9" w:rsidDel="00506BC0">
          <w:delText>outputs</w:delText>
        </w:r>
        <w:r w:rsidDel="00506BC0">
          <w:delText xml:space="preserve"> </w:delText>
        </w:r>
        <w:r w:rsidDel="00506BC0">
          <w:fldChar w:fldCharType="begin"/>
        </w:r>
        <w:r w:rsidDel="00506BC0">
          <w:delInstrText xml:space="preserve"> ADDIN ZOTERO_ITEM CSL_CITATION {"citationID":"rBsfaJTt","properties":{"formattedCitation":"(Wolaver, 2025)","plainCitation":"(Wolaver,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schema":"https://github.com/citation-style-language/schema/raw/master/csl-citation.json"} </w:delInstrText>
        </w:r>
        <w:r w:rsidDel="00506BC0">
          <w:fldChar w:fldCharType="separate"/>
        </w:r>
        <w:r w:rsidRPr="00993C19" w:rsidDel="00506BC0">
          <w:delText>(Wolaver, 2025)</w:delText>
        </w:r>
        <w:r w:rsidDel="00506BC0">
          <w:fldChar w:fldCharType="end"/>
        </w:r>
        <w:r w:rsidDel="00506BC0">
          <w:delText xml:space="preserve">; </w:delText>
        </w:r>
      </w:del>
      <w:del w:id="160" w:author="Wolaver, Brad, OSE" w:date="2026-03-31T15:13:00Z" w16du:dateUtc="2026-03-31T21:13:00Z">
        <w:r w:rsidRPr="00F7101F" w:rsidDel="009B20EA">
          <w:rPr>
            <w:highlight w:val="yellow"/>
            <w:rPrChange w:id="161" w:author="Wolaver, Brad, OSE" w:date="2026-03-17T13:28:00Z" w16du:dateUtc="2026-03-17T19:28:00Z">
              <w:rPr/>
            </w:rPrChange>
          </w:rPr>
          <w:delText xml:space="preserve">this tests that if the </w:delText>
        </w:r>
        <w:commentRangeStart w:id="162"/>
        <w:commentRangeStart w:id="163"/>
        <w:commentRangeStart w:id="164"/>
        <w:r w:rsidRPr="00F7101F" w:rsidDel="009B20EA">
          <w:rPr>
            <w:highlight w:val="yellow"/>
            <w:rPrChange w:id="165" w:author="Wolaver, Brad, OSE" w:date="2026-03-17T13:28:00Z" w16du:dateUtc="2026-03-17T19:28:00Z">
              <w:rPr/>
            </w:rPrChange>
          </w:rPr>
          <w:delText>code</w:delText>
        </w:r>
        <w:commentRangeEnd w:id="162"/>
        <w:r w:rsidR="009B20EA" w:rsidRPr="00F7101F" w:rsidDel="009B20EA">
          <w:rPr>
            <w:rStyle w:val="CommentReference"/>
            <w:sz w:val="24"/>
            <w:szCs w:val="24"/>
            <w:highlight w:val="yellow"/>
            <w:rPrChange w:id="166" w:author="Wolaver, Brad, OSE" w:date="2026-03-17T13:28:00Z" w16du:dateUtc="2026-03-17T19:28:00Z">
              <w:rPr>
                <w:rStyle w:val="CommentReference"/>
                <w:sz w:val="24"/>
                <w:szCs w:val="24"/>
              </w:rPr>
            </w:rPrChange>
          </w:rPr>
          <w:commentReference w:id="162"/>
        </w:r>
        <w:commentRangeEnd w:id="163"/>
        <w:r w:rsidR="00B01713" w:rsidRPr="00F7101F" w:rsidDel="009B20EA">
          <w:rPr>
            <w:rStyle w:val="CommentReference"/>
            <w:sz w:val="24"/>
            <w:szCs w:val="24"/>
            <w:highlight w:val="yellow"/>
            <w:rPrChange w:id="167" w:author="Wolaver, Brad, OSE" w:date="2026-03-17T13:28:00Z" w16du:dateUtc="2026-03-17T19:28:00Z">
              <w:rPr>
                <w:rStyle w:val="CommentReference"/>
                <w:sz w:val="24"/>
                <w:szCs w:val="24"/>
              </w:rPr>
            </w:rPrChange>
          </w:rPr>
          <w:commentReference w:id="163"/>
        </w:r>
      </w:del>
      <w:commentRangeEnd w:id="164"/>
      <w:del w:id="168" w:author="Wolaver, Brad, OSE" w:date="2026-04-02T09:57:00Z" w16du:dateUtc="2026-04-02T15:57:00Z">
        <w:r w:rsidR="009B20EA" w:rsidRPr="00F7101F" w:rsidDel="00506BC0">
          <w:rPr>
            <w:rStyle w:val="CommentReference"/>
            <w:sz w:val="24"/>
            <w:szCs w:val="24"/>
            <w:highlight w:val="yellow"/>
            <w:rPrChange w:id="169" w:author="Wolaver, Brad, OSE" w:date="2026-03-17T13:28:00Z" w16du:dateUtc="2026-03-17T19:28:00Z">
              <w:rPr>
                <w:rStyle w:val="CommentReference"/>
                <w:sz w:val="24"/>
                <w:szCs w:val="24"/>
              </w:rPr>
            </w:rPrChange>
          </w:rPr>
          <w:commentReference w:id="164"/>
        </w:r>
      </w:del>
      <w:del w:id="170" w:author="Wolaver, Brad, OSE" w:date="2026-03-31T15:13:00Z" w16du:dateUtc="2026-03-31T21:13:00Z">
        <w:r w:rsidRPr="00F7101F" w:rsidDel="009B20EA">
          <w:rPr>
            <w:highlight w:val="yellow"/>
            <w:rPrChange w:id="171" w:author="Wolaver, Brad, OSE" w:date="2026-03-17T13:28:00Z" w16du:dateUtc="2026-03-17T19:28:00Z">
              <w:rPr/>
            </w:rPrChange>
          </w:rPr>
          <w:delText xml:space="preserve"> is changed</w:delText>
        </w:r>
        <w:r w:rsidRPr="005F5F1E" w:rsidDel="009B20EA">
          <w:delText>, it still produce the same answers for the same inputs</w:delText>
        </w:r>
      </w:del>
      <w:del w:id="172" w:author="Wolaver, Brad, OSE" w:date="2026-04-02T09:57:00Z" w16du:dateUtc="2026-04-02T15:57:00Z">
        <w:r w:rsidDel="00506BC0">
          <w:delText>,</w:delText>
        </w:r>
      </w:del>
    </w:p>
    <w:p w14:paraId="04BC66F3" w14:textId="4F26FBAA" w:rsidR="001E336A" w:rsidDel="00506BC0" w:rsidRDefault="001E336A" w:rsidP="001E336A">
      <w:pPr>
        <w:pStyle w:val="ListParagraph"/>
        <w:numPr>
          <w:ilvl w:val="0"/>
          <w:numId w:val="36"/>
        </w:numPr>
        <w:rPr>
          <w:del w:id="173" w:author="Wolaver, Brad, OSE" w:date="2026-04-02T09:57:00Z" w16du:dateUtc="2026-04-02T15:57:00Z"/>
        </w:rPr>
      </w:pPr>
      <w:del w:id="174" w:author="Wolaver, Brad, OSE" w:date="2026-04-02T09:57:00Z" w16du:dateUtc="2026-04-02T15:57:00Z">
        <w:r w:rsidDel="00506BC0">
          <w:delText>When two consecutive annual MODFLOW runs compute the same historical year, they produce identical values (e.g., calculations for both 2024 and 2025 compute identical 2010 depletion values),</w:delText>
        </w:r>
      </w:del>
    </w:p>
    <w:p w14:paraId="4AC619EB" w14:textId="5CB8DD51" w:rsidR="001E336A" w:rsidDel="00506BC0" w:rsidRDefault="001E336A" w:rsidP="001E336A">
      <w:pPr>
        <w:pStyle w:val="ListParagraph"/>
        <w:numPr>
          <w:ilvl w:val="0"/>
          <w:numId w:val="36"/>
        </w:numPr>
        <w:rPr>
          <w:del w:id="175" w:author="Wolaver, Brad, OSE" w:date="2026-04-02T09:57:00Z" w16du:dateUtc="2026-04-02T15:57:00Z"/>
        </w:rPr>
      </w:pPr>
      <w:del w:id="176" w:author="Wolaver, Brad, OSE" w:date="2026-04-02T09:57:00Z" w16du:dateUtc="2026-04-02T15:57:00Z">
        <w:r w:rsidDel="00506BC0">
          <w:delText>Year-over-year changes in pumping and depletion fall within historical ranges,</w:delText>
        </w:r>
      </w:del>
    </w:p>
    <w:p w14:paraId="2CDD3B91" w14:textId="588AFC63" w:rsidR="001E336A" w:rsidDel="00506BC0" w:rsidRDefault="001E336A" w:rsidP="001E336A">
      <w:pPr>
        <w:pStyle w:val="ListParagraph"/>
        <w:numPr>
          <w:ilvl w:val="0"/>
          <w:numId w:val="36"/>
        </w:numPr>
        <w:rPr>
          <w:del w:id="177" w:author="Wolaver, Brad, OSE" w:date="2026-04-02T09:57:00Z" w16du:dateUtc="2026-04-02T15:57:00Z"/>
        </w:rPr>
      </w:pPr>
      <w:del w:id="178" w:author="Wolaver, Brad, OSE" w:date="2026-04-02T09:57:00Z" w16du:dateUtc="2026-04-02T15:57:00Z">
        <w:r w:rsidDel="00506BC0">
          <w:delText>Cumulative stream depletion never decreases (physically impossible), and</w:delText>
        </w:r>
      </w:del>
    </w:p>
    <w:p w14:paraId="09B2955E" w14:textId="4D7D7825" w:rsidR="00E23A24" w:rsidRPr="00303FB1" w:rsidRDefault="001E336A">
      <w:pPr>
        <w:pStyle w:val="Heading3"/>
        <w:pPrChange w:id="179" w:author="Wolaver, Brad, OSE" w:date="2026-03-31T14:14:00Z" w16du:dateUtc="2026-03-31T20:14:00Z">
          <w:pPr>
            <w:pStyle w:val="ListParagraph"/>
            <w:numPr>
              <w:numId w:val="36"/>
            </w:numPr>
            <w:ind w:hanging="360"/>
          </w:pPr>
        </w:pPrChange>
      </w:pPr>
      <w:commentRangeStart w:id="180"/>
      <w:commentRangeStart w:id="181"/>
      <w:commentRangeStart w:id="182"/>
      <w:del w:id="183" w:author="Wolaver, Brad, OSE" w:date="2026-04-01T13:52:00Z" w16du:dateUtc="2026-04-01T19:52:00Z">
        <w:r w:rsidRPr="00303FB1" w:rsidDel="00FF7455">
          <w:delText>Stream depletion in any year never exceeds total pumping that year</w:delText>
        </w:r>
        <w:commentRangeEnd w:id="180"/>
        <w:r w:rsidR="00FF7455" w:rsidRPr="00303FB1" w:rsidDel="00FF7455">
          <w:rPr>
            <w:rStyle w:val="CommentReference"/>
            <w:sz w:val="24"/>
            <w:szCs w:val="24"/>
          </w:rPr>
          <w:commentReference w:id="180"/>
        </w:r>
        <w:commentRangeEnd w:id="181"/>
        <w:r w:rsidR="001812DB" w:rsidRPr="00303FB1" w:rsidDel="00FF7455">
          <w:rPr>
            <w:rStyle w:val="CommentReference"/>
            <w:sz w:val="24"/>
            <w:szCs w:val="24"/>
          </w:rPr>
          <w:commentReference w:id="181"/>
        </w:r>
      </w:del>
      <w:commentRangeEnd w:id="182"/>
      <w:r w:rsidR="005552D0" w:rsidRPr="00303FB1">
        <w:rPr>
          <w:rStyle w:val="CommentReference"/>
          <w:sz w:val="24"/>
          <w:szCs w:val="24"/>
        </w:rPr>
        <w:commentReference w:id="182"/>
      </w:r>
      <w:del w:id="184" w:author="Wolaver, Brad, OSE" w:date="2026-04-02T09:57:00Z" w16du:dateUtc="2026-04-02T15:57:00Z">
        <w:r w:rsidRPr="00303FB1" w:rsidDel="00506BC0">
          <w:delText>.</w:delText>
        </w:r>
      </w:del>
      <w:ins w:id="185" w:author="Wolaver, Brad, OSE" w:date="2026-03-31T14:14:00Z" w16du:dateUtc="2026-03-31T20:14:00Z">
        <w:r w:rsidR="00E23A24">
          <w:t xml:space="preserve">Validation: </w:t>
        </w:r>
      </w:ins>
      <w:ins w:id="186" w:author="Wolaver, Brad, OSE" w:date="2026-03-31T14:21:00Z" w16du:dateUtc="2026-03-31T20:21:00Z">
        <w:r w:rsidR="00D628BD">
          <w:t>Are we building the right</w:t>
        </w:r>
        <w:r w:rsidR="00D628BD" w:rsidRPr="00D32469">
          <w:t xml:space="preserve"> </w:t>
        </w:r>
        <w:r w:rsidR="00D628BD">
          <w:t xml:space="preserve">product? </w:t>
        </w:r>
      </w:ins>
      <w:ins w:id="187" w:author="Wolaver, Brad, OSE" w:date="2026-03-31T14:14:00Z" w16du:dateUtc="2026-03-31T20:14:00Z">
        <w:r w:rsidR="00B80EA7" w:rsidRPr="007E1363">
          <w:t>Do model results match physical reality?</w:t>
        </w:r>
      </w:ins>
      <w:ins w:id="188" w:author="Wolaver, Brad, OSE" w:date="2026-03-31T14:17:00Z" w16du:dateUtc="2026-03-31T20:17:00Z">
        <w:r w:rsidR="00A021D5">
          <w:t xml:space="preserve"> </w:t>
        </w:r>
      </w:ins>
    </w:p>
    <w:p w14:paraId="295B4E1D" w14:textId="697465AE" w:rsidR="001E336A" w:rsidRDefault="001E336A" w:rsidP="001E336A">
      <w:pPr>
        <w:rPr>
          <w:ins w:id="189" w:author="Wolaver, Brad, OSE" w:date="2026-04-02T09:57:00Z" w16du:dateUtc="2026-04-02T15:57:00Z"/>
        </w:rPr>
      </w:pPr>
      <w:del w:id="190" w:author="Wolaver, Brad, OSE" w:date="2026-04-02T09:54:00Z" w16du:dateUtc="2026-04-02T15:54:00Z">
        <w:r w:rsidRPr="00303FB1" w:rsidDel="00EC2A02">
          <w:delText xml:space="preserve">In addition, </w:delText>
        </w:r>
      </w:del>
      <w:del w:id="191" w:author="Wolaver, Brad, OSE" w:date="2026-04-02T10:42:00Z" w16du:dateUtc="2026-04-02T16:42:00Z">
        <w:r w:rsidRPr="00A368DA" w:rsidDel="00C15698">
          <w:rPr>
            <w:b/>
            <w:bCs/>
            <w:rPrChange w:id="192" w:author="Wolaver, Brad, OSE" w:date="2026-04-02T09:53:00Z" w16du:dateUtc="2026-04-02T15:53:00Z">
              <w:rPr/>
            </w:rPrChange>
          </w:rPr>
          <w:delText xml:space="preserve">validation </w:delText>
        </w:r>
      </w:del>
      <w:ins w:id="193" w:author="Petronis, Laura, OSE" w:date="2026-03-11T11:39:00Z" w16du:dateUtc="2026-03-11T17:39:00Z">
        <w:del w:id="194" w:author="Wolaver, Brad, OSE" w:date="2026-04-02T09:53:00Z" w16du:dateUtc="2026-04-02T15:53:00Z">
          <w:r w:rsidR="005B0688" w:rsidRPr="00A368DA" w:rsidDel="00A368DA">
            <w:rPr>
              <w:b/>
              <w:bCs/>
              <w:rPrChange w:id="195" w:author="Wolaver, Brad, OSE" w:date="2026-04-02T09:53:00Z" w16du:dateUtc="2026-04-02T15:53:00Z">
                <w:rPr/>
              </w:rPrChange>
            </w:rPr>
            <w:delText>verification</w:delText>
          </w:r>
        </w:del>
        <w:del w:id="196" w:author="Wolaver, Brad, OSE" w:date="2026-04-02T10:42:00Z" w16du:dateUtc="2026-04-02T16:42:00Z">
          <w:r w:rsidR="005B0688" w:rsidRPr="00303FB1" w:rsidDel="00C15698">
            <w:delText xml:space="preserve"> </w:delText>
          </w:r>
        </w:del>
      </w:ins>
      <w:ins w:id="197" w:author="Wolaver, Brad, OSE" w:date="2026-04-02T09:55:00Z" w16du:dateUtc="2026-04-02T15:55:00Z">
        <w:r w:rsidR="00EF719A" w:rsidRPr="007E1363">
          <w:t xml:space="preserve">Validation confirms that the pipeline outputs are physically reasonable and consistent with </w:t>
        </w:r>
      </w:ins>
      <w:ins w:id="198" w:author="Wolaver, Brad, OSE" w:date="2026-04-02T10:42:00Z" w16du:dateUtc="2026-04-02T16:42:00Z">
        <w:r w:rsidR="00C15698">
          <w:t xml:space="preserve">prior </w:t>
        </w:r>
        <w:r w:rsidR="007E7A47">
          <w:t>published results</w:t>
        </w:r>
      </w:ins>
      <w:ins w:id="199" w:author="Wolaver, Brad, OSE" w:date="2026-04-02T09:55:00Z" w16du:dateUtc="2026-04-02T15:55:00Z">
        <w:r w:rsidR="00EF719A" w:rsidRPr="007E1363">
          <w:t xml:space="preserve"> (e.g., 2022, 2023, 2024 results).</w:t>
        </w:r>
      </w:ins>
      <w:ins w:id="200" w:author="Wolaver, Brad, OSE" w:date="2026-04-02T09:57:00Z" w16du:dateUtc="2026-04-02T15:57:00Z">
        <w:r w:rsidR="00506BC0">
          <w:t xml:space="preserve"> </w:t>
        </w:r>
      </w:ins>
      <w:ins w:id="201" w:author="Wolaver, Brad, OSE" w:date="2026-04-02T09:55:00Z" w16du:dateUtc="2026-04-02T15:55:00Z">
        <w:r w:rsidR="00EF719A">
          <w:t xml:space="preserve">It also </w:t>
        </w:r>
      </w:ins>
      <w:r w:rsidRPr="00303FB1">
        <w:t xml:space="preserve">checks whether year-over-year changes are physically reasonable and detects statistical outliers that warrant investigation.  All tolerance values, thresholds, and acceptance criteria referenced in this appendix are defined in configuration files within the pipeline codebase </w:t>
      </w:r>
      <w:r w:rsidR="00303FB1" w:rsidRPr="00303FB1">
        <w:t xml:space="preserve">(e.g., Tolerance Thresholds in </w:t>
      </w:r>
      <w:r w:rsidR="00303FB1" w:rsidRPr="00303FB1">
        <w:rPr>
          <w:rFonts w:ascii="Consolas" w:hAnsi="Consolas"/>
        </w:rPr>
        <w:t>constan</w:t>
      </w:r>
      <w:ins w:id="202" w:author="Wolaver, Brad, OSE" w:date="2026-04-02T10:15:00Z" w16du:dateUtc="2026-04-02T16:15:00Z">
        <w:r w:rsidR="00C70A89">
          <w:rPr>
            <w:rFonts w:ascii="Consolas" w:hAnsi="Consolas"/>
          </w:rPr>
          <w:t>t</w:t>
        </w:r>
      </w:ins>
      <w:r w:rsidR="00303FB1" w:rsidRPr="00303FB1">
        <w:rPr>
          <w:rFonts w:ascii="Consolas" w:hAnsi="Consolas"/>
        </w:rPr>
        <w:t>s.py</w:t>
      </w:r>
      <w:r w:rsidR="00303FB1" w:rsidRPr="00303FB1">
        <w:t xml:space="preserve">) </w:t>
      </w:r>
      <w:r w:rsidRPr="00303FB1">
        <w:t xml:space="preserve">and are reproduced in the summary table at the end of this </w:t>
      </w:r>
      <w:r w:rsidR="00303FB1" w:rsidRPr="00303FB1">
        <w:t>appendix</w:t>
      </w:r>
      <w:r w:rsidRPr="00303FB1">
        <w:t>.</w:t>
      </w:r>
    </w:p>
    <w:p w14:paraId="459DEB46" w14:textId="77777777" w:rsidR="00506BC0" w:rsidRPr="00506BC0" w:rsidRDefault="00506BC0" w:rsidP="00506BC0">
      <w:pPr>
        <w:rPr>
          <w:ins w:id="203" w:author="Wolaver, Brad, OSE" w:date="2026-04-02T09:57:00Z" w16du:dateUtc="2026-04-02T15:57:00Z"/>
        </w:rPr>
      </w:pPr>
      <w:ins w:id="204" w:author="Wolaver, Brad, OSE" w:date="2026-04-02T09:57:00Z" w16du:dateUtc="2026-04-02T15:57:00Z">
        <w:r w:rsidRPr="00506BC0">
          <w:t xml:space="preserve">In this pipeline, </w:t>
        </w:r>
        <w:r w:rsidRPr="00C93990">
          <w:t>validation</w:t>
        </w:r>
        <w:r w:rsidRPr="00506BC0">
          <w:t xml:space="preserve">  includes checks that:</w:t>
        </w:r>
      </w:ins>
    </w:p>
    <w:p w14:paraId="05305F08" w14:textId="77777777" w:rsidR="00506BC0" w:rsidRDefault="00506BC0" w:rsidP="00506BC0">
      <w:pPr>
        <w:pStyle w:val="ListParagraph"/>
        <w:numPr>
          <w:ilvl w:val="0"/>
          <w:numId w:val="36"/>
        </w:numPr>
        <w:rPr>
          <w:ins w:id="205" w:author="Wolaver, Brad, OSE" w:date="2026-04-02T09:57:00Z" w16du:dateUtc="2026-04-02T15:57:00Z"/>
        </w:rPr>
      </w:pPr>
      <w:ins w:id="206" w:author="Wolaver, Brad, OSE" w:date="2026-04-02T09:57:00Z" w16du:dateUtc="2026-04-02T15:57:00Z">
        <w:r>
          <w:t>Year-over-year changes in pumping and depletion fall within historical ranges,</w:t>
        </w:r>
      </w:ins>
    </w:p>
    <w:p w14:paraId="2BBA7932" w14:textId="77777777" w:rsidR="00506BC0" w:rsidRDefault="00506BC0" w:rsidP="00506BC0">
      <w:pPr>
        <w:pStyle w:val="ListParagraph"/>
        <w:numPr>
          <w:ilvl w:val="0"/>
          <w:numId w:val="36"/>
        </w:numPr>
        <w:rPr>
          <w:ins w:id="207" w:author="Wolaver, Brad, OSE" w:date="2026-04-02T09:57:00Z" w16du:dateUtc="2026-04-02T15:57:00Z"/>
        </w:rPr>
      </w:pPr>
      <w:ins w:id="208" w:author="Wolaver, Brad, OSE" w:date="2026-04-02T09:57:00Z" w16du:dateUtc="2026-04-02T15:57:00Z">
        <w:r>
          <w:t>Cumulative stream depletion never decreases (physically impossible), and</w:t>
        </w:r>
      </w:ins>
    </w:p>
    <w:p w14:paraId="2BC82AFD" w14:textId="6760322D" w:rsidR="00506BC0" w:rsidRDefault="00506BC0" w:rsidP="00506BC0">
      <w:pPr>
        <w:pStyle w:val="ListParagraph"/>
        <w:numPr>
          <w:ilvl w:val="0"/>
          <w:numId w:val="36"/>
        </w:numPr>
        <w:rPr>
          <w:ins w:id="209" w:author="Wolaver, Brad, OSE" w:date="2026-04-02T09:57:00Z" w16du:dateUtc="2026-04-02T15:57:00Z"/>
        </w:rPr>
      </w:pPr>
      <w:ins w:id="210" w:author="Wolaver, Brad, OSE" w:date="2026-04-02T09:57:00Z" w16du:dateUtc="2026-04-02T15:57:00Z">
        <w:r w:rsidRPr="00FF7455">
          <w:t>Annual stream depletion summed across all reaches does not exceed annual Buckman pumping. This check is evaluated for the current processing year and produces a soft flag if violated (</w:t>
        </w:r>
      </w:ins>
      <w:ins w:id="211" w:author="Wolaver, Brad, OSE" w:date="2026-04-02T10:21:00Z" w16du:dateUtc="2026-04-02T16:21:00Z">
        <w:r w:rsidR="00F91835">
          <w:t xml:space="preserve">the </w:t>
        </w:r>
      </w:ins>
      <w:ins w:id="212" w:author="Wolaver, Brad, OSE" w:date="2026-04-02T09:57:00Z" w16du:dateUtc="2026-04-02T15:57:00Z">
        <w:r w:rsidRPr="00FF7455">
          <w:t>tolerance</w:t>
        </w:r>
      </w:ins>
      <w:ins w:id="213" w:author="Wolaver, Brad, OSE" w:date="2026-04-02T10:21:00Z" w16du:dateUtc="2026-04-02T16:21:00Z">
        <w:r w:rsidR="00F91835">
          <w:t xml:space="preserve"> allows annual depletion to </w:t>
        </w:r>
        <w:r w:rsidR="007D7DA7">
          <w:t xml:space="preserve">exceed annual pumping by up to </w:t>
        </w:r>
      </w:ins>
      <w:ins w:id="214" w:author="Wolaver, Brad, OSE" w:date="2026-04-02T09:57:00Z" w16du:dateUtc="2026-04-02T15:57:00Z">
        <w:r w:rsidRPr="00FF7455">
          <w:t xml:space="preserve">0.1% </w:t>
        </w:r>
      </w:ins>
      <w:ins w:id="215" w:author="Wolaver, Brad, OSE" w:date="2026-04-02T10:21:00Z" w16du:dateUtc="2026-04-02T16:21:00Z">
        <w:r w:rsidR="007D7DA7">
          <w:t>of pumping</w:t>
        </w:r>
      </w:ins>
      <w:ins w:id="216" w:author="Wolaver, Brad, OSE" w:date="2026-04-02T09:57:00Z" w16du:dateUtc="2026-04-02T15:57:00Z">
        <w:r w:rsidRPr="00FF7455">
          <w:t>), allowing processing to continue while alerting the analyst to review. Because stream depletion is a lagged response to the full pumping history, the annual depletion-to-pumping ratio varies from year to year; for the Buckman wellfield, this ratio typically ranges from 0.07 to 0.11. Separately, cumulative depletions for each reach (Rio Pojoaque, Rio Tesuque, and La Cienega Springs) are checked to ensure they increase monotonically year-over-year, since cumulative aquifer impact cannot decrease (tolerance: 0.01 ac-ft)</w:t>
        </w:r>
        <w:r w:rsidRPr="00303FB1">
          <w:t>.</w:t>
        </w:r>
      </w:ins>
    </w:p>
    <w:p w14:paraId="30A12320" w14:textId="2A35758F" w:rsidR="00506BC0" w:rsidDel="00506BC0" w:rsidRDefault="00506BC0" w:rsidP="001E336A">
      <w:pPr>
        <w:rPr>
          <w:del w:id="217" w:author="Wolaver, Brad, OSE" w:date="2026-04-02T09:57:00Z" w16du:dateUtc="2026-04-02T15:57:00Z"/>
        </w:rPr>
      </w:pPr>
    </w:p>
    <w:p w14:paraId="093D68B2" w14:textId="77777777" w:rsidR="00BC06B1" w:rsidRPr="00355C98" w:rsidRDefault="00BC06B1">
      <w:pPr>
        <w:pStyle w:val="Heading2"/>
      </w:pPr>
      <w:bookmarkStart w:id="218" w:name="pipeline-overview"/>
      <w:r w:rsidRPr="00355C98">
        <w:t>2. Pipeline Overview</w:t>
      </w:r>
      <w:bookmarkEnd w:id="218"/>
    </w:p>
    <w:p w14:paraId="13E634F5" w14:textId="24F1E770" w:rsidR="00BC06B1" w:rsidRDefault="00BC06B1" w:rsidP="0062643D">
      <w:r w:rsidRPr="00355C98">
        <w:t xml:space="preserve">The Buckman </w:t>
      </w:r>
      <w:r w:rsidR="00517D94" w:rsidRPr="00355C98">
        <w:t>w</w:t>
      </w:r>
      <w:r w:rsidRPr="00355C98">
        <w:t>ell</w:t>
      </w:r>
      <w:r w:rsidR="00517D94" w:rsidRPr="00355C98">
        <w:t xml:space="preserve"> </w:t>
      </w:r>
      <w:r w:rsidRPr="00355C98">
        <w:t>field depletion pipeline converts daily groundwater pumping records into annual stream depletion estimates</w:t>
      </w:r>
      <w:r w:rsidR="00517D94" w:rsidRPr="00355C98">
        <w:t xml:space="preserve"> and </w:t>
      </w:r>
      <w:r w:rsidRPr="00355C98">
        <w:t>consists of five steps:</w:t>
      </w:r>
    </w:p>
    <w:p w14:paraId="120057F0" w14:textId="77777777" w:rsidR="0062643D" w:rsidRPr="0062643D" w:rsidRDefault="0062643D" w:rsidP="0062643D">
      <w:pPr>
        <w:rPr>
          <w:sz w:val="2"/>
          <w:szCs w:val="2"/>
        </w:rPr>
      </w:pPr>
    </w:p>
    <w:p w14:paraId="4D526BAA" w14:textId="1D146390" w:rsidR="00DF1A22" w:rsidRDefault="00CE120D" w:rsidP="00BA6BFC">
      <w:pPr>
        <w:pStyle w:val="BodyText"/>
        <w:jc w:val="center"/>
      </w:pPr>
      <w:r>
        <w:rPr>
          <w:noProof/>
        </w:rPr>
        <w:drawing>
          <wp:inline distT="0" distB="0" distL="0" distR="0" wp14:anchorId="2C221C9C" wp14:editId="5A6FC888">
            <wp:extent cx="5943600" cy="1438269"/>
            <wp:effectExtent l="0" t="0" r="0" b="0"/>
            <wp:docPr id="2117917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8269"/>
                    </a:xfrm>
                    <a:prstGeom prst="rect">
                      <a:avLst/>
                    </a:prstGeom>
                    <a:noFill/>
                    <a:ln>
                      <a:noFill/>
                    </a:ln>
                    <a:extLst>
                      <a:ext uri="{53640926-AAD7-44D8-BBD7-CCE9431645EC}">
                        <a14:shadowObscured xmlns:a14="http://schemas.microsoft.com/office/drawing/2010/main"/>
                      </a:ext>
                    </a:extLst>
                  </pic:spPr>
                </pic:pic>
              </a:graphicData>
            </a:graphic>
          </wp:inline>
        </w:drawing>
      </w:r>
    </w:p>
    <w:p w14:paraId="00CBC538" w14:textId="77777777" w:rsidR="0062643D" w:rsidRPr="0062643D" w:rsidRDefault="0062643D" w:rsidP="00DF1A22">
      <w:pPr>
        <w:pStyle w:val="BodyText"/>
        <w:rPr>
          <w:sz w:val="2"/>
          <w:szCs w:val="2"/>
        </w:rPr>
      </w:pPr>
    </w:p>
    <w:p w14:paraId="31116072" w14:textId="408299C9" w:rsidR="00BC06B1" w:rsidRDefault="00BC06B1" w:rsidP="0062643D">
      <w:r>
        <w:rPr>
          <w:b/>
        </w:rPr>
        <w:t>Step 1</w:t>
      </w:r>
      <w:r>
        <w:t xml:space="preserve"> reads daily pumping data from a CSV file provided by the City of Santa Fe, converts million-gallons-per-day to acre-feet, and produces Table</w:t>
      </w:r>
      <w:del w:id="219" w:author="Petronis, Laura, OSE" w:date="2026-03-11T11:40:00Z" w16du:dateUtc="2026-03-11T17:40:00Z">
        <w:r w:rsidDel="005B0688">
          <w:delText>s</w:delText>
        </w:r>
      </w:del>
      <w:r w:rsidR="004B3EC8">
        <w:t> </w:t>
      </w:r>
      <w:r>
        <w:t>1 (historical pumping by well) and</w:t>
      </w:r>
      <w:r w:rsidR="004B3EC8">
        <w:t xml:space="preserve"> Table </w:t>
      </w:r>
      <w:r>
        <w:t>2 (current year monthly pumping).</w:t>
      </w:r>
    </w:p>
    <w:p w14:paraId="02ADB6FB" w14:textId="77777777" w:rsidR="00BC06B1" w:rsidRDefault="00BC06B1" w:rsidP="0062643D">
      <w:r>
        <w:rPr>
          <w:b/>
        </w:rPr>
        <w:lastRenderedPageBreak/>
        <w:t>Step 2</w:t>
      </w:r>
      <w:r>
        <w:t xml:space="preserve"> generates MODFLOW input files. It reads the prior year’s well-pumping file (</w:t>
      </w:r>
      <w:r>
        <w:rPr>
          <w:rStyle w:val="VerbatimChar"/>
        </w:rPr>
        <w:t>.wel</w:t>
      </w:r>
      <w:r>
        <w:t>), appends the current year’s monthly pumping rates, and creates a MODFLOW name file (</w:t>
      </w:r>
      <w:r>
        <w:rPr>
          <w:rStyle w:val="VerbatimChar"/>
        </w:rPr>
        <w:t>.nam</w:t>
      </w:r>
      <w:r>
        <w:t>) that points to all required model inputs.</w:t>
      </w:r>
    </w:p>
    <w:p w14:paraId="0A2169D5" w14:textId="7C1BD826" w:rsidR="00614F43" w:rsidRDefault="00BC06B1" w:rsidP="00614F43">
      <w:pPr>
        <w:rPr>
          <w:ins w:id="220" w:author="Wolaver, Brad, OSE" w:date="2026-04-01T09:21:00Z" w16du:dateUtc="2026-04-01T15:21:00Z"/>
        </w:rPr>
      </w:pPr>
      <w:commentRangeStart w:id="221"/>
      <w:commentRangeStart w:id="222"/>
      <w:commentRangeStart w:id="223"/>
      <w:del w:id="224" w:author="Wolaver, Brad, OSE" w:date="2026-04-01T09:23:00Z" w16du:dateUtc="2026-04-01T15:23:00Z">
        <w:r w:rsidRPr="00614F43" w:rsidDel="00614F43">
          <w:rPr>
            <w:b/>
          </w:rPr>
          <w:delText>Step 3</w:delText>
        </w:r>
        <w:r w:rsidRPr="00614F43" w:rsidDel="00614F43">
          <w:delText xml:space="preserve"> executes MODFLOW96</w:delText>
        </w:r>
        <w:r w:rsidR="00395A7E" w:rsidRPr="00614F43" w:rsidDel="00614F43">
          <w:delText xml:space="preserve"> (</w:delText>
        </w:r>
        <w:r w:rsidR="00395A7E" w:rsidRPr="00614F43" w:rsidDel="00614F43">
          <w:rPr>
            <w:rStyle w:val="VerbatimChar"/>
          </w:rPr>
          <w:delText>modflow96.exe</w:delText>
        </w:r>
        <w:r w:rsidR="00395A7E" w:rsidRPr="00614F43" w:rsidDel="00614F43">
          <w:delText>)</w:delText>
        </w:r>
        <w:r w:rsidR="004B3EC8" w:rsidRPr="00614F43" w:rsidDel="00614F43">
          <w:delText xml:space="preserve"> </w:delText>
        </w:r>
        <w:r w:rsidRPr="00614F43" w:rsidDel="00614F43">
          <w:delText>via Wine</w:delText>
        </w:r>
        <w:r w:rsidR="00855CA2" w:rsidRPr="00614F43" w:rsidDel="00614F43">
          <w:delText xml:space="preserve"> </w:delText>
        </w:r>
        <w:r w:rsidR="00855CA2" w:rsidRPr="00614F43" w:rsidDel="00614F43">
          <w:fldChar w:fldCharType="begin"/>
        </w:r>
        <w:r w:rsidR="00855CA2" w:rsidRPr="00614F43" w:rsidDel="00614F43">
          <w:delInstrText xml:space="preserve"> ADDIN ZOTERO_ITEM CSL_CITATION {"citationID":"m5JrI9e3","properties":{"formattedCitation":"(WineHQ, 2026)","plainCitation":"(WineHQ, 2026)","noteIndex":0},"citationItems":[{"id":5966,"uris":["http://zotero.org/users/12998432/items/HBBPQJPN"],"itemData":{"id":5966,"type":"report","title":"Wine. Available at: https://www.winehq.org/, accessed February 24, 2026","author":[{"literal":"WineHQ"}],"issued":{"date-parts":[["2026"]]}}}],"schema":"https://github.com/citation-style-language/schema/raw/master/csl-citation.json"} </w:delInstrText>
        </w:r>
        <w:r w:rsidR="00855CA2" w:rsidRPr="00614F43" w:rsidDel="00614F43">
          <w:fldChar w:fldCharType="separate"/>
        </w:r>
        <w:r w:rsidR="00855CA2" w:rsidRPr="00614F43" w:rsidDel="00614F43">
          <w:delText>(WineHQ, 2026)</w:delText>
        </w:r>
        <w:r w:rsidR="00855CA2" w:rsidRPr="00614F43" w:rsidDel="00614F43">
          <w:fldChar w:fldCharType="end"/>
        </w:r>
        <w:r w:rsidR="0090330C" w:rsidRPr="00614F43" w:rsidDel="00614F43">
          <w:delText>, a compatibility layer that runs Windows executables on Linux</w:delText>
        </w:r>
        <w:commentRangeEnd w:id="221"/>
        <w:r w:rsidR="005B0688" w:rsidRPr="00614F43" w:rsidDel="00614F43">
          <w:rPr>
            <w:rStyle w:val="CommentReference"/>
            <w:sz w:val="24"/>
            <w:szCs w:val="24"/>
          </w:rPr>
          <w:commentReference w:id="221"/>
        </w:r>
        <w:commentRangeEnd w:id="222"/>
        <w:r w:rsidR="001812DB" w:rsidRPr="00614F43" w:rsidDel="00614F43">
          <w:rPr>
            <w:rStyle w:val="CommentReference"/>
            <w:sz w:val="24"/>
            <w:szCs w:val="24"/>
          </w:rPr>
          <w:commentReference w:id="222"/>
        </w:r>
      </w:del>
      <w:commentRangeEnd w:id="223"/>
      <w:r w:rsidR="00CC3696" w:rsidRPr="00614F43">
        <w:rPr>
          <w:rStyle w:val="CommentReference"/>
          <w:sz w:val="24"/>
          <w:szCs w:val="24"/>
        </w:rPr>
        <w:commentReference w:id="223"/>
      </w:r>
      <w:del w:id="225" w:author="Wolaver, Brad, OSE" w:date="2026-04-01T09:23:00Z" w16du:dateUtc="2026-04-01T15:23:00Z">
        <w:r w:rsidRPr="00614F43" w:rsidDel="00614F43">
          <w:delText xml:space="preserve">. </w:delText>
        </w:r>
        <w:r w:rsidR="004B3EC8" w:rsidRPr="00614F43" w:rsidDel="00614F43">
          <w:delText>The model</w:delText>
        </w:r>
        <w:r w:rsidR="004D5D9E" w:rsidRPr="00614F43" w:rsidDel="00614F43">
          <w:delText xml:space="preserve"> runs </w:delText>
        </w:r>
      </w:del>
      <w:ins w:id="226" w:author="Petronis, Laura, OSE" w:date="2026-03-11T11:41:00Z" w16du:dateUtc="2026-03-11T17:41:00Z">
        <w:del w:id="227" w:author="Wolaver, Brad, OSE" w:date="2026-04-01T09:23:00Z" w16du:dateUtc="2026-04-01T15:23:00Z">
          <w:r w:rsidR="005B0688" w:rsidRPr="00614F43" w:rsidDel="00614F43">
            <w:delText xml:space="preserve">the model (Core, 1996; </w:delText>
          </w:r>
        </w:del>
      </w:ins>
      <w:del w:id="228" w:author="Wolaver, Brad, OSE" w:date="2026-04-01T09:23:00Z" w16du:dateUtc="2026-04-01T15:23:00Z">
        <w:r w:rsidR="004D5D9E" w:rsidRPr="00614F43" w:rsidDel="00614F43">
          <w:delText>Barroll and Keyes</w:delText>
        </w:r>
      </w:del>
      <w:ins w:id="229" w:author="Petronis, Laura, OSE" w:date="2026-03-11T11:42:00Z" w16du:dateUtc="2026-03-11T17:42:00Z">
        <w:del w:id="230" w:author="Wolaver, Brad, OSE" w:date="2026-04-01T09:23:00Z" w16du:dateUtc="2026-04-01T15:23:00Z">
          <w:r w:rsidR="005B0688" w:rsidRPr="00614F43" w:rsidDel="00614F43">
            <w:delText>,</w:delText>
          </w:r>
        </w:del>
      </w:ins>
      <w:del w:id="231" w:author="Wolaver, Brad, OSE" w:date="2026-04-01T09:23:00Z" w16du:dateUtc="2026-04-01T15:23:00Z">
        <w:r w:rsidR="004D5D9E" w:rsidRPr="00614F43" w:rsidDel="00614F43">
          <w:delText xml:space="preserve"> </w:delText>
        </w:r>
        <w:r w:rsidR="004D5D9E" w:rsidRPr="00614F43" w:rsidDel="00614F43">
          <w:fldChar w:fldCharType="begin"/>
        </w:r>
        <w:r w:rsidR="004D5D9E" w:rsidRPr="00614F43" w:rsidDel="00614F43">
          <w:delInstrText xml:space="preserve"> ADDIN ZOTERO_ITEM CSL_CITATION {"citationID":"X8achtu2","properties":{"formattedCitation":"(2025)","plainCitation":"(2025)","noteIndex":0},"citationItems":[{"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Morrison"}],"issued":{"date-parts":[["2025",11,29]]}},"suppress-author":true}],"schema":"https://github.com/citation-style-language/schema/raw/master/csl-citation.json"} </w:delInstrText>
        </w:r>
        <w:r w:rsidR="004D5D9E" w:rsidRPr="00614F43" w:rsidDel="00614F43">
          <w:fldChar w:fldCharType="separate"/>
        </w:r>
        <w:r w:rsidR="004D5D9E" w:rsidRPr="00614F43" w:rsidDel="00614F43">
          <w:delText>(2025)</w:delText>
        </w:r>
        <w:r w:rsidR="004D5D9E" w:rsidRPr="00614F43" w:rsidDel="00614F43">
          <w:fldChar w:fldCharType="end"/>
        </w:r>
      </w:del>
      <w:ins w:id="232" w:author="Petronis, Laura, OSE" w:date="2026-03-11T11:42:00Z" w16du:dateUtc="2026-03-11T17:42:00Z">
        <w:del w:id="233" w:author="Wolaver, Brad, OSE" w:date="2026-04-01T09:23:00Z" w16du:dateUtc="2026-04-01T15:23:00Z">
          <w:r w:rsidR="005B0688" w:rsidRPr="00614F43" w:rsidDel="00614F43">
            <w:delText>)</w:delText>
          </w:r>
        </w:del>
      </w:ins>
      <w:del w:id="234" w:author="Wolaver, Brad, OSE" w:date="2026-04-01T09:23:00Z" w16du:dateUtc="2026-04-01T15:23:00Z">
        <w:r w:rsidR="004D5D9E" w:rsidRPr="00614F43" w:rsidDel="00614F43">
          <w:delText xml:space="preserve"> and</w:delText>
        </w:r>
        <w:r w:rsidR="004B3EC8" w:rsidRPr="00614F43" w:rsidDel="00614F43">
          <w:delText xml:space="preserve"> </w:delText>
        </w:r>
        <w:r w:rsidRPr="00614F43" w:rsidDel="00614F43">
          <w:delText>produces binary flux files (</w:delText>
        </w:r>
        <w:r w:rsidRPr="00614F43" w:rsidDel="00614F43">
          <w:rPr>
            <w:rStyle w:val="VerbatimChar"/>
          </w:rPr>
          <w:delText>.flx</w:delText>
        </w:r>
        <w:r w:rsidRPr="00614F43" w:rsidDel="00614F43">
          <w:delText>) containing cell-by-cell water budgets.</w:delText>
        </w:r>
        <w:r w:rsidR="00395A7E" w:rsidRPr="00614F43" w:rsidDel="00614F43">
          <w:delText xml:space="preserve"> </w:delText>
        </w:r>
      </w:del>
      <w:ins w:id="235" w:author="Wolaver, Brad, OSE" w:date="2026-04-01T09:21:00Z" w16du:dateUtc="2026-04-01T15:21:00Z">
        <w:r w:rsidR="00614F43" w:rsidRPr="00614F43">
          <w:t>Step 3 executes MODFLOW96 (</w:t>
        </w:r>
      </w:ins>
      <w:ins w:id="236" w:author="Wolaver, Brad, OSE" w:date="2026-04-01T09:22:00Z" w16du:dateUtc="2026-04-01T15:22:00Z">
        <w:r w:rsidR="00614F43" w:rsidRPr="00614F43">
          <w:rPr>
            <w:rStyle w:val="VerbatimChar"/>
            <w:rPrChange w:id="237" w:author="Wolaver, Brad, OSE" w:date="2026-04-01T09:23:00Z" w16du:dateUtc="2026-04-01T15:23:00Z">
              <w:rPr>
                <w:rStyle w:val="VerbatimChar"/>
                <w:highlight w:val="yellow"/>
              </w:rPr>
            </w:rPrChange>
          </w:rPr>
          <w:t>modflow96.exe</w:t>
        </w:r>
      </w:ins>
      <w:ins w:id="238" w:author="Wolaver, Brad, OSE" w:date="2026-04-01T09:21:00Z" w16du:dateUtc="2026-04-01T15:21:00Z">
        <w:r w:rsidR="00614F43" w:rsidRPr="00614F43">
          <w:t>), which produces binary flux files (</w:t>
        </w:r>
      </w:ins>
      <w:ins w:id="239" w:author="Wolaver, Brad, OSE" w:date="2026-04-01T09:23:00Z" w16du:dateUtc="2026-04-01T15:23:00Z">
        <w:r w:rsidR="00614F43" w:rsidRPr="00614F43">
          <w:rPr>
            <w:rStyle w:val="VerbatimChar"/>
            <w:rPrChange w:id="240" w:author="Wolaver, Brad, OSE" w:date="2026-04-01T09:23:00Z" w16du:dateUtc="2026-04-01T15:23:00Z">
              <w:rPr>
                <w:rStyle w:val="VerbatimChar"/>
                <w:highlight w:val="yellow"/>
              </w:rPr>
            </w:rPrChange>
          </w:rPr>
          <w:t>.flx</w:t>
        </w:r>
      </w:ins>
      <w:ins w:id="241" w:author="Wolaver, Brad, OSE" w:date="2026-04-01T09:21:00Z" w16du:dateUtc="2026-04-01T15:21:00Z">
        <w:r w:rsidR="00614F43" w:rsidRPr="00614F43">
          <w:t xml:space="preserve">) containing cell-by-cell water budgets for the Barroll and Keyes </w:t>
        </w:r>
      </w:ins>
      <w:r w:rsidR="00D2236E">
        <w:fldChar w:fldCharType="begin"/>
      </w:r>
      <w:r w:rsidR="00D2236E">
        <w:instrText xml:space="preserve"> ADDIN ZOTERO_ITEM CSL_CITATION {"citationID":"TOTQTS1C","properties":{"formattedCitation":"(2025)","plainCitation":"(2025)","noteIndex":0},"citationItems":[{"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Morrison"}],"issued":{"date-parts":[["2025",11,29]]}},"suppress-author":true}],"schema":"https://github.com/citation-style-language/schema/raw/master/csl-citation.json"} </w:instrText>
      </w:r>
      <w:r w:rsidR="00D2236E">
        <w:fldChar w:fldCharType="separate"/>
      </w:r>
      <w:r w:rsidR="00D2236E" w:rsidRPr="00D2236E">
        <w:t>(2025)</w:t>
      </w:r>
      <w:r w:rsidR="00D2236E">
        <w:fldChar w:fldCharType="end"/>
      </w:r>
      <w:ins w:id="242" w:author="Wolaver, Brad, OSE" w:date="2026-04-01T09:21:00Z" w16du:dateUtc="2026-04-01T15:21:00Z">
        <w:r w:rsidR="00614F43" w:rsidRPr="00614F43">
          <w:t xml:space="preserve"> model. The pipeline was developed using Anthropic Claude Code </w:t>
        </w:r>
      </w:ins>
      <w:r w:rsidR="00D2236E">
        <w:fldChar w:fldCharType="begin"/>
      </w:r>
      <w:r w:rsidR="00D2236E">
        <w:instrText xml:space="preserve"> ADDIN ZOTERO_ITEM CSL_CITATION {"citationID":"foh3oi4q","properties":{"formattedCitation":"(Anthropic, 2026b, 2026a)","plainCitation":"(Anthropic, 2026b, 2026a)","noteIndex":0},"citationItems":[{"id":4117,"uris":["http://zotero.org/users/12998432/items/HQ24UL9Q"],"itemData":{"id":4117,"type":"report","title":"Claude Code Docs, Getting started, Claude Code overview. Available at https://code.claude.com/docs/en/overview, accessed February 23, 2026","author":[{"literal":"Anthropic"}],"issued":{"date-parts":[["2026"]]}}},{"id":4120,"uris":["http://zotero.org/users/12998432/items/W22KC6YT"],"itemData":{"id":4120,"type":"report","title":"Announcements, Introducing Claude Opus 4.5 Nov 24, 2025. Available at: https://www.anthropic.com/news/claude-opus-4-5, accessed February 23, 2026","author":[{"literal":"Anthropic"}],"issued":{"date-parts":[["2026"]]}}}],"schema":"https://github.com/citation-style-language/schema/raw/master/csl-citation.json"} </w:instrText>
      </w:r>
      <w:r w:rsidR="00D2236E">
        <w:fldChar w:fldCharType="separate"/>
      </w:r>
      <w:r w:rsidR="00D2236E" w:rsidRPr="00D2236E">
        <w:t>(Anthropic, 2026b, 2026a)</w:t>
      </w:r>
      <w:r w:rsidR="00D2236E">
        <w:fldChar w:fldCharType="end"/>
      </w:r>
      <w:ins w:id="243" w:author="Wolaver, Brad, OSE" w:date="2026-04-01T09:21:00Z" w16du:dateUtc="2026-04-01T15:21:00Z">
        <w:r w:rsidR="00614F43" w:rsidRPr="00614F43">
          <w:t xml:space="preserve"> in a Linux environment (Windows Subsystem for Linux 2), where Wine </w:t>
        </w:r>
      </w:ins>
      <w:ins w:id="244" w:author="Wolaver, Brad, OSE" w:date="2026-04-01T09:22:00Z" w16du:dateUtc="2026-04-01T15:22:00Z">
        <w:r w:rsidR="00614F43" w:rsidRPr="00614F43">
          <w:rPr>
            <w:rPrChange w:id="245" w:author="Wolaver, Brad, OSE" w:date="2026-04-01T09:23:00Z" w16du:dateUtc="2026-04-01T15:23:00Z">
              <w:rPr>
                <w:highlight w:val="yellow"/>
              </w:rPr>
            </w:rPrChange>
          </w:rPr>
          <w:fldChar w:fldCharType="begin"/>
        </w:r>
        <w:r w:rsidR="00614F43" w:rsidRPr="00614F43">
          <w:rPr>
            <w:rPrChange w:id="246" w:author="Wolaver, Brad, OSE" w:date="2026-04-01T09:23:00Z" w16du:dateUtc="2026-04-01T15:23:00Z">
              <w:rPr>
                <w:highlight w:val="yellow"/>
              </w:rPr>
            </w:rPrChange>
          </w:rPr>
          <w:instrText xml:space="preserve"> ADDIN ZOTERO_ITEM CSL_CITATION {"citationID":"m5JrI9e3","properties":{"formattedCitation":"(WineHQ, 2026)","plainCitation":"(WineHQ, 2026)","noteIndex":0},"citationItems":[{"id":5966,"uris":["http://zotero.org/users/12998432/items/HBBPQJPN"],"itemData":{"id":5966,"type":"report","title":"Wine. Available at: https://www.winehq.org/, accessed February 24, 2026","author":[{"literal":"WineHQ"}],"issued":{"date-parts":[["2026"]]}}}],"schema":"https://github.com/citation-style-language/schema/raw/master/csl-citation.json"} </w:instrText>
        </w:r>
        <w:r w:rsidR="00614F43" w:rsidRPr="00614F43">
          <w:rPr>
            <w:rPrChange w:id="247" w:author="Wolaver, Brad, OSE" w:date="2026-04-01T09:23:00Z" w16du:dateUtc="2026-04-01T15:23:00Z">
              <w:rPr>
                <w:highlight w:val="yellow"/>
              </w:rPr>
            </w:rPrChange>
          </w:rPr>
          <w:fldChar w:fldCharType="separate"/>
        </w:r>
        <w:r w:rsidR="00614F43" w:rsidRPr="00614F43">
          <w:rPr>
            <w:rPrChange w:id="248" w:author="Wolaver, Brad, OSE" w:date="2026-04-01T09:23:00Z" w16du:dateUtc="2026-04-01T15:23:00Z">
              <w:rPr>
                <w:highlight w:val="yellow"/>
              </w:rPr>
            </w:rPrChange>
          </w:rPr>
          <w:t>(WineHQ, 2026)</w:t>
        </w:r>
        <w:r w:rsidR="00614F43" w:rsidRPr="00614F43">
          <w:rPr>
            <w:rPrChange w:id="249" w:author="Wolaver, Brad, OSE" w:date="2026-04-01T09:23:00Z" w16du:dateUtc="2026-04-01T15:23:00Z">
              <w:rPr>
                <w:highlight w:val="yellow"/>
              </w:rPr>
            </w:rPrChange>
          </w:rPr>
          <w:fldChar w:fldCharType="end"/>
        </w:r>
      </w:ins>
      <w:ins w:id="250" w:author="Wolaver, Brad, OSE" w:date="2026-04-01T09:21:00Z" w16du:dateUtc="2026-04-01T15:21:00Z">
        <w:r w:rsidR="00614F43" w:rsidRPr="00614F43">
          <w:t xml:space="preserve"> provides a compatibility layer for running the Windows MODFLOW96 and post-processor executables. The pipeline can run on any</w:t>
        </w:r>
      </w:ins>
      <w:ins w:id="251" w:author="Wolaver, Brad, OSE" w:date="2026-04-01T09:22:00Z" w16du:dateUtc="2026-04-01T15:22:00Z">
        <w:r w:rsidR="00614F43" w:rsidRPr="00614F43">
          <w:t xml:space="preserve"> </w:t>
        </w:r>
      </w:ins>
      <w:ins w:id="252" w:author="Wolaver, Brad, OSE" w:date="2026-04-01T09:21:00Z" w16du:dateUtc="2026-04-01T15:21:00Z">
        <w:r w:rsidR="00614F43" w:rsidRPr="00614F43">
          <w:t>platform that supports Python 3.10+ and the required scientific Python packages; on non</w:t>
        </w:r>
      </w:ins>
      <w:ins w:id="253" w:author="Wolaver, Brad, OSE" w:date="2026-04-01T09:24:00Z" w16du:dateUtc="2026-04-01T15:24:00Z">
        <w:r w:rsidR="00D2236E">
          <w:noBreakHyphen/>
        </w:r>
      </w:ins>
      <w:ins w:id="254" w:author="Wolaver, Brad, OSE" w:date="2026-04-01T09:21:00Z" w16du:dateUtc="2026-04-01T15:21:00Z">
        <w:r w:rsidR="00614F43" w:rsidRPr="00614F43">
          <w:t>Windows platforms</w:t>
        </w:r>
      </w:ins>
      <w:ins w:id="255" w:author="Wolaver, Brad, OSE" w:date="2026-04-01T09:25:00Z" w16du:dateUtc="2026-04-01T15:25:00Z">
        <w:r w:rsidR="00CC3696">
          <w:t xml:space="preserve"> (i.e., Max)</w:t>
        </w:r>
      </w:ins>
      <w:ins w:id="256" w:author="Wolaver, Brad, OSE" w:date="2026-04-01T09:21:00Z" w16du:dateUtc="2026-04-01T15:21:00Z">
        <w:r w:rsidR="00614F43" w:rsidRPr="00614F43">
          <w:t>, Wine is</w:t>
        </w:r>
      </w:ins>
      <w:ins w:id="257" w:author="Wolaver, Brad, OSE" w:date="2026-04-01T09:22:00Z" w16du:dateUtc="2026-04-01T15:22:00Z">
        <w:r w:rsidR="00614F43" w:rsidRPr="00614F43">
          <w:t xml:space="preserve"> a</w:t>
        </w:r>
      </w:ins>
      <w:ins w:id="258" w:author="Wolaver, Brad, OSE" w:date="2026-04-01T09:21:00Z" w16du:dateUtc="2026-04-01T15:21:00Z">
        <w:r w:rsidR="00614F43" w:rsidRPr="00614F43">
          <w:t>dditionally required to execute the MODFLOW96 and post</w:t>
        </w:r>
      </w:ins>
      <w:ins w:id="259" w:author="Wolaver, Brad, OSE" w:date="2026-04-01T09:24:00Z" w16du:dateUtc="2026-04-01T15:24:00Z">
        <w:r w:rsidR="00D2236E">
          <w:noBreakHyphen/>
        </w:r>
      </w:ins>
      <w:ins w:id="260" w:author="Wolaver, Brad, OSE" w:date="2026-04-01T09:21:00Z" w16du:dateUtc="2026-04-01T15:21:00Z">
        <w:r w:rsidR="00614F43" w:rsidRPr="00614F43">
          <w:t>processor (</w:t>
        </w:r>
        <w:r w:rsidR="00614F43" w:rsidRPr="00D2236E">
          <w:rPr>
            <w:rFonts w:ascii="Consolas" w:hAnsi="Consolas"/>
            <w:rPrChange w:id="261" w:author="Wolaver, Brad, OSE" w:date="2026-04-01T09:24:00Z" w16du:dateUtc="2026-04-01T15:24:00Z">
              <w:rPr/>
            </w:rPrChange>
          </w:rPr>
          <w:t>sfmodflx_2245.exe</w:t>
        </w:r>
        <w:r w:rsidR="00614F43" w:rsidRPr="00614F43">
          <w:t>) Windows binaries.</w:t>
        </w:r>
      </w:ins>
    </w:p>
    <w:p w14:paraId="5D5177B0" w14:textId="08EF0289" w:rsidR="00BC06B1" w:rsidDel="00D2236E" w:rsidRDefault="00395A7E" w:rsidP="0062643D">
      <w:pPr>
        <w:rPr>
          <w:del w:id="262" w:author="Wolaver, Brad, OSE" w:date="2026-04-01T09:24:00Z" w16du:dateUtc="2026-04-01T15:24:00Z"/>
        </w:rPr>
      </w:pPr>
      <w:del w:id="263" w:author="Wolaver, Brad, OSE" w:date="2026-04-01T09:24:00Z" w16du:dateUtc="2026-04-01T15:24:00Z">
        <w:r w:rsidDel="00D2236E">
          <w:delText xml:space="preserve"> </w:delText>
        </w:r>
      </w:del>
    </w:p>
    <w:p w14:paraId="19697B7D" w14:textId="4B9986F5" w:rsidR="00BC06B1" w:rsidRDefault="00BC06B1" w:rsidP="00956532">
      <w:r>
        <w:rPr>
          <w:b/>
        </w:rPr>
        <w:t>Step 4a</w:t>
      </w:r>
      <w:r>
        <w:t xml:space="preserve"> runs </w:t>
      </w:r>
      <w:r>
        <w:rPr>
          <w:rStyle w:val="VerbatimChar"/>
        </w:rPr>
        <w:t>sfmodflx_2245.exe</w:t>
      </w:r>
      <w:r>
        <w:t xml:space="preserve">, a FORTRAN post-processor that reads the binary flux files and extracts stream depletion values for each reach. </w:t>
      </w:r>
      <w:r w:rsidR="00956532">
        <w:t>This post-processor identifies stream contributions using fixed row-and-column windows written into the FORTRAN source code.</w:t>
      </w:r>
      <w:ins w:id="264" w:author="Petronis, Laura, OSE" w:date="2026-03-11T11:42:00Z" w16du:dateUtc="2026-03-11T17:42:00Z">
        <w:r w:rsidR="005B0688">
          <w:t xml:space="preserve"> (This post-processor had been previously prepared by former Hydrology Bureau staff).</w:t>
        </w:r>
      </w:ins>
    </w:p>
    <w:p w14:paraId="7EB3235A" w14:textId="72D36E49" w:rsidR="00BC06B1" w:rsidRDefault="00BC06B1" w:rsidP="0062643D">
      <w:r>
        <w:rPr>
          <w:b/>
        </w:rPr>
        <w:t>Step 4b</w:t>
      </w:r>
      <w:r>
        <w:t xml:space="preserve"> parses the post-processor output</w:t>
      </w:r>
      <w:ins w:id="265" w:author="Petronis, Laura, OSE" w:date="2026-03-11T11:43:00Z" w16du:dateUtc="2026-03-11T17:43:00Z">
        <w:r w:rsidR="005B0688">
          <w:t xml:space="preserve">, accesses previously generated tables of residual depletions </w:t>
        </w:r>
      </w:ins>
      <w:ins w:id="266" w:author="Petronis, Laura, OSE" w:date="2026-03-11T11:44:00Z" w16du:dateUtc="2026-03-11T17:44:00Z">
        <w:r w:rsidR="005B0688">
          <w:t>due to 1972-1987 Buckman well field pumping,</w:t>
        </w:r>
      </w:ins>
      <w:r>
        <w:t xml:space="preserve"> and generates Excel tables: Table 3 (Rio Pojoaque</w:t>
      </w:r>
      <w:r w:rsidR="00772B8A">
        <w:noBreakHyphen/>
      </w:r>
      <w:r>
        <w:t xml:space="preserve">Nambe and Rio Tesuque </w:t>
      </w:r>
      <w:del w:id="267" w:author="Petronis, Laura, OSE" w:date="2026-03-11T11:44:00Z" w16du:dateUtc="2026-03-11T17:44:00Z">
        <w:r w:rsidDel="005B0688">
          <w:delText xml:space="preserve">cumulative </w:delText>
        </w:r>
      </w:del>
      <w:ins w:id="268" w:author="Petronis, Laura, OSE" w:date="2026-03-11T11:44:00Z" w16du:dateUtc="2026-03-11T17:44:00Z">
        <w:r w:rsidR="005B0688">
          <w:t xml:space="preserve">annual </w:t>
        </w:r>
      </w:ins>
      <w:r>
        <w:t xml:space="preserve">depletions), Table 4 (Rio Grande above and below Otowi Bridge), and Table 5 (La Cienega Springs </w:t>
      </w:r>
      <w:del w:id="269" w:author="Petronis, Laura, OSE" w:date="2026-03-11T11:44:00Z" w16du:dateUtc="2026-03-11T17:44:00Z">
        <w:r w:rsidDel="005B0688">
          <w:delText xml:space="preserve">cumulative </w:delText>
        </w:r>
      </w:del>
      <w:ins w:id="270" w:author="Petronis, Laura, OSE" w:date="2026-03-11T11:44:00Z" w16du:dateUtc="2026-03-11T17:44:00Z">
        <w:r w:rsidR="005B0688">
          <w:t xml:space="preserve">annual </w:t>
        </w:r>
      </w:ins>
      <w:r>
        <w:t>impact).</w:t>
      </w:r>
    </w:p>
    <w:p w14:paraId="396035B2" w14:textId="0EC54382" w:rsidR="00BC06B1" w:rsidRDefault="00BC06B1" w:rsidP="00057861">
      <w:r>
        <w:rPr>
          <w:b/>
        </w:rPr>
        <w:t>Year-over-year chaining.</w:t>
      </w:r>
      <w:r>
        <w:t xml:space="preserve"> Tables 3 and 5 use a chaining mechanism</w:t>
      </w:r>
      <w:r w:rsidR="00772B8A">
        <w:t>.  W</w:t>
      </w:r>
      <w:r>
        <w:t xml:space="preserve">hen processing year N, years prior to N are copied directly from the prior year’s output file rather than recomputed. Only year N and beyond are calculated from the current MODFLOW run. </w:t>
      </w:r>
      <w:ins w:id="271" w:author="Wolaver, Brad, OSE" w:date="2026-04-01T09:30:00Z" w16du:dateUtc="2026-04-01T15:30:00Z">
        <w:r w:rsidR="00057861">
          <w:t xml:space="preserve">This ensures that historical values, once established by their respective MODFLOW runs, remain fixed and reproducible regardless of subsequent code updates. A regression test confirms that future changes to the Python  processing code or its package dependencies produce identical results for a known set of inputs. </w:t>
        </w:r>
      </w:ins>
      <w:del w:id="272" w:author="Wolaver, Brad, OSE" w:date="2026-04-01T09:30:00Z" w16du:dateUtc="2026-04-01T15:30:00Z">
        <w:r w:rsidDel="00057861">
          <w:delText xml:space="preserve">This ensures that historical values, once established by their respective MODFLOW runs, are locked in </w:delText>
        </w:r>
        <w:commentRangeStart w:id="273"/>
        <w:commentRangeStart w:id="274"/>
        <w:commentRangeStart w:id="275"/>
        <w:commentRangeStart w:id="276"/>
        <w:r w:rsidDel="00057861">
          <w:delText>and cannot drift due to code changes</w:delText>
        </w:r>
        <w:commentRangeEnd w:id="273"/>
        <w:r w:rsidR="00780AA8" w:rsidDel="00057861">
          <w:rPr>
            <w:rStyle w:val="CommentReference"/>
            <w:sz w:val="24"/>
            <w:szCs w:val="24"/>
          </w:rPr>
          <w:commentReference w:id="273"/>
        </w:r>
        <w:commentRangeEnd w:id="274"/>
        <w:r w:rsidR="00517D75" w:rsidDel="00057861">
          <w:rPr>
            <w:rStyle w:val="CommentReference"/>
            <w:sz w:val="24"/>
            <w:szCs w:val="24"/>
          </w:rPr>
          <w:commentReference w:id="274"/>
        </w:r>
        <w:commentRangeEnd w:id="275"/>
        <w:r w:rsidR="000257DD" w:rsidDel="00057861">
          <w:rPr>
            <w:rStyle w:val="CommentReference"/>
            <w:sz w:val="24"/>
            <w:szCs w:val="24"/>
          </w:rPr>
          <w:commentReference w:id="275"/>
        </w:r>
      </w:del>
      <w:commentRangeEnd w:id="276"/>
      <w:r w:rsidR="00057861">
        <w:rPr>
          <w:rStyle w:val="CommentReference"/>
          <w:sz w:val="24"/>
          <w:szCs w:val="24"/>
        </w:rPr>
        <w:commentReference w:id="276"/>
      </w:r>
      <w:del w:id="277" w:author="Wolaver, Brad, OSE" w:date="2026-04-01T09:30:00Z" w16du:dateUtc="2026-04-01T15:30:00Z">
        <w:r w:rsidDel="00057861">
          <w:delText xml:space="preserve">. </w:delText>
        </w:r>
      </w:del>
      <w:r>
        <w:t>If no prior-year output exists (first-time run), the pipeline falls back to independently verified baseline values</w:t>
      </w:r>
      <w:r w:rsidR="0031334E">
        <w:t xml:space="preserve"> </w:t>
      </w:r>
      <w:r w:rsidR="0031334E">
        <w:fldChar w:fldCharType="begin"/>
      </w:r>
      <w:r w:rsidR="00DC1CFE">
        <w:instrText xml:space="preserve"> ADDIN ZOTERO_ITEM CSL_CITATION {"citationID":"VDPsGqbT","properties":{"formattedCitation":"(presented in Wolaver, 2025)","plainCitation":"(presented in 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prefix":"presented in "}],"schema":"https://github.com/citation-style-language/schema/raw/master/csl-citation.json"} </w:instrText>
      </w:r>
      <w:r w:rsidR="0031334E">
        <w:fldChar w:fldCharType="separate"/>
      </w:r>
      <w:r w:rsidR="00DC1CFE" w:rsidRPr="00DC1CFE">
        <w:t>(presented in Wolaver, 2025)</w:t>
      </w:r>
      <w:r w:rsidR="0031334E">
        <w:fldChar w:fldCharType="end"/>
      </w:r>
      <w:r>
        <w:t>.</w:t>
      </w:r>
    </w:p>
    <w:p w14:paraId="69370FA1" w14:textId="77777777" w:rsidR="001E336A" w:rsidRDefault="001E336A" w:rsidP="0062643D"/>
    <w:p w14:paraId="4B4EAFD2" w14:textId="77777777" w:rsidR="00AB061D" w:rsidRDefault="00AB061D">
      <w:pPr>
        <w:spacing w:after="160" w:line="259" w:lineRule="auto"/>
        <w:jc w:val="left"/>
        <w:rPr>
          <w:b/>
          <w:bCs/>
          <w:caps/>
          <w:sz w:val="28"/>
          <w:szCs w:val="28"/>
        </w:rPr>
      </w:pPr>
      <w:r>
        <w:br w:type="page"/>
      </w:r>
    </w:p>
    <w:p w14:paraId="67DE551B" w14:textId="1048937C" w:rsidR="001E336A" w:rsidRPr="00BC06B1" w:rsidRDefault="001E336A" w:rsidP="001E336A">
      <w:pPr>
        <w:pStyle w:val="Heading1"/>
      </w:pPr>
      <w:r w:rsidRPr="00BC06B1">
        <w:lastRenderedPageBreak/>
        <w:t xml:space="preserve">Part I: </w:t>
      </w:r>
      <w:r>
        <w:t xml:space="preserve">Manual Validation and </w:t>
      </w:r>
      <w:r w:rsidRPr="00BC06B1">
        <w:t>Verification</w:t>
      </w:r>
    </w:p>
    <w:p w14:paraId="7D6DFF7E" w14:textId="0098FFF1" w:rsidR="00C566C8" w:rsidRPr="007C128F" w:rsidRDefault="00C566C8" w:rsidP="001E336A">
      <w:r w:rsidRPr="007C128F">
        <w:t xml:space="preserve">Manual </w:t>
      </w:r>
      <w:del w:id="278" w:author="Petronis, Laura, OSE" w:date="2026-03-11T11:52:00Z" w16du:dateUtc="2026-03-11T17:52:00Z">
        <w:r w:rsidRPr="007C128F" w:rsidDel="00780AA8">
          <w:delText xml:space="preserve">validation and </w:delText>
        </w:r>
      </w:del>
      <w:r w:rsidRPr="007C128F">
        <w:t>verification procedures occur after the pipeline runs and after the automate</w:t>
      </w:r>
      <w:ins w:id="279" w:author="Petronis, Laura, OSE" w:date="2026-03-11T11:53:00Z" w16du:dateUtc="2026-03-11T17:53:00Z">
        <w:r w:rsidR="00780AA8">
          <w:t>d</w:t>
        </w:r>
      </w:ins>
      <w:r w:rsidRPr="007C128F">
        <w:t xml:space="preserve"> procedures described below are executed</w:t>
      </w:r>
      <w:r w:rsidR="00C578F4">
        <w:t xml:space="preserve">.  Because </w:t>
      </w:r>
      <w:r w:rsidR="00CB015A" w:rsidRPr="007C128F">
        <w:t xml:space="preserve">this automated workflow </w:t>
      </w:r>
      <w:r w:rsidR="009A3E53">
        <w:t xml:space="preserve">is new and used for the first time in the analysis of 2025 </w:t>
      </w:r>
      <w:r w:rsidR="0056251C">
        <w:t xml:space="preserve">pumping data, the importance of a hydrologist </w:t>
      </w:r>
      <w:r w:rsidR="00CB015A" w:rsidRPr="007C128F">
        <w:t>confirming results</w:t>
      </w:r>
      <w:r w:rsidR="0056251C">
        <w:t xml:space="preserve"> of the pipeline</w:t>
      </w:r>
      <w:r w:rsidR="00CB015A" w:rsidRPr="007C128F">
        <w:t xml:space="preserve"> are correct by a hydrologist, the manual </w:t>
      </w:r>
      <w:del w:id="280" w:author="Petronis, Laura, OSE" w:date="2026-03-11T11:54:00Z" w16du:dateUtc="2026-03-11T17:54:00Z">
        <w:r w:rsidR="00CB015A" w:rsidRPr="007C128F" w:rsidDel="00780AA8">
          <w:delText>V&amp;V</w:delText>
        </w:r>
      </w:del>
      <w:ins w:id="281" w:author="Petronis, Laura, OSE" w:date="2026-03-11T11:54:00Z" w16du:dateUtc="2026-03-11T17:54:00Z">
        <w:r w:rsidR="00780AA8">
          <w:t>verification</w:t>
        </w:r>
      </w:ins>
      <w:r w:rsidR="00CB015A" w:rsidRPr="007C128F">
        <w:t xml:space="preserve"> procedure is described prior to </w:t>
      </w:r>
      <w:r w:rsidR="007C128F" w:rsidRPr="007C128F">
        <w:t xml:space="preserve">the lengthier description of the automated </w:t>
      </w:r>
      <w:del w:id="282" w:author="Petronis, Laura, OSE" w:date="2026-03-11T11:54:00Z" w16du:dateUtc="2026-03-11T17:54:00Z">
        <w:r w:rsidR="007C128F" w:rsidRPr="007C128F" w:rsidDel="00780AA8">
          <w:delText>V&amp;V</w:delText>
        </w:r>
      </w:del>
      <w:ins w:id="283" w:author="Petronis, Laura, OSE" w:date="2026-03-11T11:54:00Z" w16du:dateUtc="2026-03-11T17:54:00Z">
        <w:r w:rsidR="00780AA8">
          <w:t>verification</w:t>
        </w:r>
      </w:ins>
      <w:r w:rsidR="007C128F" w:rsidRPr="007C128F">
        <w:t xml:space="preserve"> procedures.</w:t>
      </w:r>
    </w:p>
    <w:p w14:paraId="1DDEEF27" w14:textId="4ECF2FEA" w:rsidR="001E336A" w:rsidRPr="007C128F" w:rsidRDefault="001E336A" w:rsidP="001E336A">
      <w:r w:rsidRPr="007C128F">
        <w:t>Manual verification procedures (visual inspection of output tables, comparison to historical reports, expert review of physical reasonableness) are documented separately.</w:t>
      </w:r>
    </w:p>
    <w:p w14:paraId="071255C7" w14:textId="77777777" w:rsidR="007345CF" w:rsidRDefault="007345CF" w:rsidP="007345CF">
      <w:pPr>
        <w:pStyle w:val="Heading2"/>
      </w:pPr>
      <w:bookmarkStart w:id="284" w:name="manual-verification"/>
      <w:r>
        <w:t>Manual Verification</w:t>
      </w:r>
      <w:bookmarkEnd w:id="284"/>
    </w:p>
    <w:p w14:paraId="65717959" w14:textId="44A3B161" w:rsidR="007345CF" w:rsidRDefault="007345CF" w:rsidP="006D2571">
      <w:r>
        <w:t>Manual verification confirms that the pipeline computes correctly at each step</w:t>
      </w:r>
      <w:r w:rsidR="006D2571">
        <w:t xml:space="preserve">. </w:t>
      </w:r>
      <w:r w:rsidR="00356D89">
        <w:t xml:space="preserve">In particular, </w:t>
      </w:r>
      <w:r w:rsidR="000972A2">
        <w:t>manual verification</w:t>
      </w:r>
      <w:r w:rsidR="00356D89">
        <w:t xml:space="preserve"> checks t</w:t>
      </w:r>
      <w:r>
        <w:t>hat input data are read accurately, unit conversions are applied properly, MODFLOW input files are constructed correctly, and output tables faithfully represent the model results.</w:t>
      </w:r>
    </w:p>
    <w:p w14:paraId="4D49452A" w14:textId="77777777" w:rsidR="007345CF" w:rsidRDefault="007345CF" w:rsidP="007345CF">
      <w:pPr>
        <w:pStyle w:val="Heading3"/>
      </w:pPr>
      <w:bookmarkStart w:id="285" w:name="input-data-validation-step-1"/>
      <w:r>
        <w:t>1. Input Data Validation (Step 1)</w:t>
      </w:r>
      <w:bookmarkEnd w:id="285"/>
    </w:p>
    <w:p w14:paraId="0EEF4370" w14:textId="0181C97F" w:rsidR="007345CF" w:rsidRDefault="007345CF" w:rsidP="00356D89">
      <w:r>
        <w:t>The raw daily pumping CSV provided by the City of Santa Fe (</w:t>
      </w:r>
      <w:r w:rsidR="00A70A2C">
        <w:rPr>
          <w:rStyle w:val="VerbatimChar"/>
        </w:rPr>
        <w:t>Buckman_Well_Prod_2024.csv and</w:t>
      </w:r>
      <w:r w:rsidR="00A70A2C">
        <w:rPr>
          <w:rFonts w:ascii="Consolas" w:hAnsi="Consolas"/>
        </w:rPr>
        <w:t xml:space="preserve"> </w:t>
      </w:r>
      <w:r w:rsidR="00FE10CC" w:rsidRPr="00FE10CC">
        <w:rPr>
          <w:rFonts w:ascii="Consolas" w:hAnsi="Consolas"/>
        </w:rPr>
        <w:t>OSE_Buckman_Well_Production_2025.csv</w:t>
      </w:r>
      <w:r w:rsidR="00A70A2C" w:rsidRPr="00A70A2C">
        <w:t xml:space="preserve">; </w:t>
      </w:r>
      <w:r w:rsidR="00A70A2C">
        <w:t xml:space="preserve">Personal Communication from Christopher Helvey to Brad Wolaver, </w:t>
      </w:r>
      <w:r w:rsidR="00826729">
        <w:t>January 28, 2026</w:t>
      </w:r>
      <w:r>
        <w:t>)</w:t>
      </w:r>
      <w:r w:rsidR="00826729">
        <w:t xml:space="preserve">. The data were </w:t>
      </w:r>
      <w:r>
        <w:t>independently checked using a manual spreadsheet with manual check formulas added)</w:t>
      </w:r>
    </w:p>
    <w:p w14:paraId="7A2BC28D" w14:textId="55D5D9FB" w:rsidR="00355AAE" w:rsidRDefault="007345CF" w:rsidP="007345CF">
      <w:pPr>
        <w:pStyle w:val="BodyText"/>
      </w:pPr>
      <w:r w:rsidRPr="00B94FF5">
        <w:rPr>
          <w:b/>
        </w:rPr>
        <w:t>Annual sum verification.</w:t>
      </w:r>
      <w:r w:rsidRPr="00B94FF5">
        <w:t xml:space="preserve"> The annual sum of daily pumping values in million gallons (MG) for each well was computed manually </w:t>
      </w:r>
      <w:r w:rsidR="00594FE6" w:rsidRPr="00B94FF5">
        <w:t>in a</w:t>
      </w:r>
      <w:r w:rsidRPr="00B94FF5">
        <w:t xml:space="preserve"> check spreadsheet</w:t>
      </w:r>
      <w:r w:rsidR="00975BC6" w:rsidRPr="00B94FF5">
        <w:t xml:space="preserve">. The manually summed annual MG was converted to </w:t>
      </w:r>
      <w:r w:rsidR="000A4428">
        <w:t>ac-ft</w:t>
      </w:r>
      <w:r w:rsidR="00931F79" w:rsidRPr="00B94FF5">
        <w:t xml:space="preserve"> </w:t>
      </w:r>
      <w:r w:rsidR="00594FE6" w:rsidRPr="00B94FF5">
        <w:t>(Row 372–374</w:t>
      </w:r>
      <w:r w:rsidR="00B94FF5">
        <w:t>,</w:t>
      </w:r>
      <w:r w:rsidR="00594FE6" w:rsidRPr="00B94FF5">
        <w:t xml:space="preserve"> </w:t>
      </w:r>
      <w:r w:rsidR="00594FE6" w:rsidRPr="00B94FF5">
        <w:rPr>
          <w:rFonts w:ascii="Consolas" w:hAnsi="Consolas"/>
        </w:rPr>
        <w:t>Buckman_Well_Prod_2025_BDW_CHECK</w:t>
      </w:r>
      <w:r w:rsidR="00594FE6" w:rsidRPr="00B94FF5">
        <w:t>.xlsx)</w:t>
      </w:r>
      <w:r w:rsidR="00355AAE" w:rsidRPr="00355AAE">
        <w:t xml:space="preserve"> </w:t>
      </w:r>
      <w:r w:rsidR="00355AAE">
        <w:t>using the standard conversion factor:</w:t>
      </w:r>
    </w:p>
    <w:p w14:paraId="7C6C5F77" w14:textId="4B42B581" w:rsidR="00355AAE" w:rsidRDefault="00355AAE" w:rsidP="00355AAE">
      <w:pPr>
        <w:pStyle w:val="SourceCode"/>
      </w:pPr>
      <w:r w:rsidRPr="00355AAE">
        <w:rPr>
          <w:rStyle w:val="VerbatimChar"/>
        </w:rPr>
        <w:t>1 MG x (1,000,000 gal / 325,851 gal/</w:t>
      </w:r>
      <w:r w:rsidR="000A4428">
        <w:rPr>
          <w:rStyle w:val="VerbatimChar"/>
        </w:rPr>
        <w:t>ac-ft</w:t>
      </w:r>
      <w:r w:rsidRPr="00355AAE">
        <w:rPr>
          <w:rStyle w:val="VerbatimChar"/>
        </w:rPr>
        <w:t xml:space="preserve">) = 3.0689 </w:t>
      </w:r>
      <w:r w:rsidR="000A4428">
        <w:rPr>
          <w:rStyle w:val="VerbatimChar"/>
        </w:rPr>
        <w:t>ac-ft</w:t>
      </w:r>
      <w:r w:rsidRPr="00355AAE">
        <w:rPr>
          <w:rStyle w:val="VerbatimChar"/>
        </w:rPr>
        <w:t>/MG</w:t>
      </w:r>
      <w:r w:rsidR="000B6783">
        <w:rPr>
          <w:rStyle w:val="VerbatimChar"/>
        </w:rPr>
        <w:t xml:space="preserve"> .</w:t>
      </w:r>
    </w:p>
    <w:p w14:paraId="0BFAD7BD" w14:textId="11C066D2" w:rsidR="007345CF" w:rsidRDefault="000B6783" w:rsidP="007345CF">
      <w:pPr>
        <w:pStyle w:val="BodyText"/>
      </w:pPr>
      <w:r>
        <w:t xml:space="preserve">The manually summed acre-foot values were </w:t>
      </w:r>
      <w:r w:rsidR="007345CF" w:rsidRPr="00B94FF5">
        <w:t>compared to the corresponding annual sum produced by Step 1 of the pipeline (</w:t>
      </w:r>
      <w:r w:rsidR="00BB0544" w:rsidRPr="00B94FF5">
        <w:t>Column N</w:t>
      </w:r>
      <w:r w:rsidR="00B94FF5">
        <w:t>,</w:t>
      </w:r>
      <w:r w:rsidR="00BB0544" w:rsidRPr="00B94FF5">
        <w:t xml:space="preserve"> </w:t>
      </w:r>
      <w:r w:rsidR="007345CF" w:rsidRPr="00B94FF5">
        <w:rPr>
          <w:rStyle w:val="VerbatimChar"/>
        </w:rPr>
        <w:t>2025_Table_2_output.xlsx</w:t>
      </w:r>
      <w:r w:rsidR="007345CF" w:rsidRPr="00B94FF5">
        <w:t xml:space="preserve">). The two values agreed within 0.01 </w:t>
      </w:r>
      <w:r w:rsidR="0058513A">
        <w:t>acre-feet</w:t>
      </w:r>
      <w:r w:rsidR="007345CF" w:rsidRPr="00B94FF5">
        <w:t xml:space="preserve"> for all wells. This agreement confirms </w:t>
      </w:r>
      <w:del w:id="286" w:author="Petronis, Laura, OSE" w:date="2026-03-11T13:19:00Z" w16du:dateUtc="2026-03-11T19:19:00Z">
        <w:r w:rsidDel="00333C03">
          <w:delText xml:space="preserve">of </w:delText>
        </w:r>
      </w:del>
      <w:r>
        <w:t>annual sums by well</w:t>
      </w:r>
      <w:r w:rsidRPr="00B94FF5">
        <w:t xml:space="preserve"> </w:t>
      </w:r>
      <w:r w:rsidR="007345CF" w:rsidRPr="00B94FF5">
        <w:t>that Step 1 correctly reads and aggregates daily pumping records from the City’s CSV.</w:t>
      </w:r>
    </w:p>
    <w:p w14:paraId="702490A4" w14:textId="5A754BCD" w:rsidR="009D5B22" w:rsidRDefault="00FC1415" w:rsidP="007345CF">
      <w:pPr>
        <w:pStyle w:val="BodyText"/>
      </w:pPr>
      <w:r>
        <w:t xml:space="preserve">Similarly, the annual </w:t>
      </w:r>
      <w:r w:rsidRPr="00B94FF5">
        <w:t>sum</w:t>
      </w:r>
      <w:r w:rsidR="00DB7E9B">
        <w:t>s</w:t>
      </w:r>
      <w:r w:rsidRPr="00B94FF5">
        <w:t xml:space="preserve"> </w:t>
      </w:r>
      <w:r w:rsidR="00DB7E9B">
        <w:t xml:space="preserve">for each well </w:t>
      </w:r>
      <w:r w:rsidRPr="00B94FF5">
        <w:t>produced by Step 1 of the pipeline (Column N</w:t>
      </w:r>
      <w:r>
        <w:t>,</w:t>
      </w:r>
      <w:r w:rsidRPr="00B94FF5">
        <w:t xml:space="preserve"> </w:t>
      </w:r>
      <w:r w:rsidRPr="00B94FF5">
        <w:rPr>
          <w:rStyle w:val="VerbatimChar"/>
        </w:rPr>
        <w:t>2025_Table_2_output.xlsx</w:t>
      </w:r>
      <w:r w:rsidRPr="00B94FF5">
        <w:t>)</w:t>
      </w:r>
      <w:r w:rsidR="00DB7E9B">
        <w:t xml:space="preserve"> were compared</w:t>
      </w:r>
      <w:r w:rsidR="00EA70D2">
        <w:t xml:space="preserve"> to the year 2025 values in</w:t>
      </w:r>
      <w:r w:rsidR="00DB7E9B">
        <w:t xml:space="preserve"> </w:t>
      </w:r>
      <w:r w:rsidR="00EA401A">
        <w:t>Table 1</w:t>
      </w:r>
      <w:r w:rsidR="00DB7E9B">
        <w:t xml:space="preserve"> </w:t>
      </w:r>
      <w:r w:rsidR="00EA401A">
        <w:t>(</w:t>
      </w:r>
      <w:r w:rsidR="00EA70D2">
        <w:t xml:space="preserve">Row 39, </w:t>
      </w:r>
      <w:r w:rsidR="00EA401A" w:rsidRPr="00EA401A">
        <w:rPr>
          <w:rFonts w:ascii="Consolas" w:hAnsi="Consolas"/>
        </w:rPr>
        <w:t>2025_Table_1_updated</w:t>
      </w:r>
      <w:r w:rsidR="00EA401A">
        <w:rPr>
          <w:rFonts w:ascii="Consolas" w:hAnsi="Consolas"/>
        </w:rPr>
        <w:t>.xlsx</w:t>
      </w:r>
      <w:r w:rsidR="00EA401A">
        <w:t>)</w:t>
      </w:r>
      <w:r w:rsidR="00EA70D2">
        <w:t>.  Additionally</w:t>
      </w:r>
      <w:r w:rsidR="00137473">
        <w:t>, values for 1988–2024</w:t>
      </w:r>
      <w:r w:rsidR="002753E6">
        <w:t xml:space="preserve"> for wells in </w:t>
      </w:r>
      <w:r w:rsidR="00137473">
        <w:t>Table</w:t>
      </w:r>
      <w:r w:rsidR="002753E6">
        <w:t> </w:t>
      </w:r>
      <w:r w:rsidR="00137473">
        <w:t xml:space="preserve">2 </w:t>
      </w:r>
      <w:r w:rsidR="002753E6">
        <w:t>of t</w:t>
      </w:r>
      <w:r w:rsidR="00137473">
        <w:t xml:space="preserve">he year 2024 memorandum (Wolaver, 2025) were compared to </w:t>
      </w:r>
      <w:r w:rsidR="002753E6">
        <w:t xml:space="preserve">Table 2 (Rows 2–38, </w:t>
      </w:r>
      <w:r w:rsidR="002753E6" w:rsidRPr="00EA401A">
        <w:rPr>
          <w:rFonts w:ascii="Consolas" w:hAnsi="Consolas"/>
        </w:rPr>
        <w:t>2025_Table_1_updated</w:t>
      </w:r>
      <w:r w:rsidR="002753E6">
        <w:rPr>
          <w:rFonts w:ascii="Consolas" w:hAnsi="Consolas"/>
        </w:rPr>
        <w:t>.xlsx</w:t>
      </w:r>
      <w:r w:rsidR="002753E6">
        <w:t>)</w:t>
      </w:r>
      <w:r w:rsidR="001C078D">
        <w:t xml:space="preserve"> and found to be identical within </w:t>
      </w:r>
      <w:r w:rsidR="0058513A" w:rsidRPr="00B94FF5">
        <w:t xml:space="preserve">0.01 </w:t>
      </w:r>
      <w:r w:rsidR="0058513A">
        <w:t>acre</w:t>
      </w:r>
      <w:r w:rsidR="0058513A">
        <w:noBreakHyphen/>
        <w:t>feet.</w:t>
      </w:r>
    </w:p>
    <w:p w14:paraId="51A3EB7F" w14:textId="77777777" w:rsidR="007345CF" w:rsidRPr="00CF4EB2" w:rsidRDefault="007345CF" w:rsidP="007345CF">
      <w:pPr>
        <w:pStyle w:val="Heading3"/>
      </w:pPr>
      <w:bookmarkStart w:id="287" w:name="modflow-well-file-verification-step-2"/>
      <w:r w:rsidRPr="00CF4EB2">
        <w:lastRenderedPageBreak/>
        <w:t>2. MODFLOW Well File Verification (Step 2)</w:t>
      </w:r>
      <w:bookmarkEnd w:id="287"/>
    </w:p>
    <w:p w14:paraId="6883039C" w14:textId="5F7FF1AA" w:rsidR="00CF4EB2" w:rsidRPr="00CF4EB2" w:rsidRDefault="00BF2A87" w:rsidP="00935156">
      <w:r w:rsidRPr="00CF4EB2">
        <w:t xml:space="preserve">The correct conversion of </w:t>
      </w:r>
      <w:r w:rsidR="007345CF" w:rsidRPr="00CF4EB2">
        <w:t>monthly pumping data to MODFLOW well</w:t>
      </w:r>
      <w:r w:rsidR="00DA1F38" w:rsidRPr="00CF4EB2">
        <w:t xml:space="preserve"> </w:t>
      </w:r>
      <w:r w:rsidR="007345CF" w:rsidRPr="00CF4EB2">
        <w:t>file input rates</w:t>
      </w:r>
      <w:r w:rsidRPr="00CF4EB2">
        <w:t xml:space="preserve"> (cfs) was verified by selecting </w:t>
      </w:r>
      <w:r w:rsidR="007345CF" w:rsidRPr="00CF4EB2">
        <w:t>two representative months spot-checking</w:t>
      </w:r>
      <w:r w:rsidRPr="00CF4EB2">
        <w:t>. The two months included</w:t>
      </w:r>
      <w:r w:rsidR="00CF4EB2" w:rsidRPr="00CF4EB2">
        <w:t>:</w:t>
      </w:r>
    </w:p>
    <w:p w14:paraId="62D8765F" w14:textId="2F2D0B89" w:rsidR="00CF4EB2" w:rsidRPr="0096717A" w:rsidRDefault="00CF4EB2" w:rsidP="00CF4EB2">
      <w:pPr>
        <w:pStyle w:val="ListParagraph"/>
        <w:numPr>
          <w:ilvl w:val="0"/>
          <w:numId w:val="39"/>
        </w:numPr>
      </w:pPr>
      <w:r w:rsidRPr="0096717A">
        <w:t>A</w:t>
      </w:r>
      <w:r w:rsidR="007345CF" w:rsidRPr="0096717A">
        <w:t xml:space="preserve"> low</w:t>
      </w:r>
      <w:r w:rsidR="00BF2A87" w:rsidRPr="0096717A">
        <w:noBreakHyphen/>
      </w:r>
      <w:r w:rsidR="007345CF" w:rsidRPr="0096717A">
        <w:t>value month (May 2025, Well 1, total pumping = 0.036 MG</w:t>
      </w:r>
      <w:r w:rsidR="0096717A" w:rsidRPr="0096717A">
        <w:t xml:space="preserve">; Column B, Rows 122–152, </w:t>
      </w:r>
      <w:r w:rsidR="0096717A" w:rsidRPr="0096717A">
        <w:rPr>
          <w:rFonts w:ascii="Consolas" w:hAnsi="Consolas"/>
        </w:rPr>
        <w:t>Buckman_Well_Prod_2025_BDW_CHECK</w:t>
      </w:r>
      <w:r w:rsidR="0096717A" w:rsidRPr="0096717A">
        <w:t>.xlsx</w:t>
      </w:r>
      <w:r w:rsidR="007345CF" w:rsidRPr="0096717A">
        <w:t xml:space="preserve">) and </w:t>
      </w:r>
    </w:p>
    <w:p w14:paraId="61E207BF" w14:textId="6B2FB1F4" w:rsidR="00CF4EB2" w:rsidRPr="0096717A" w:rsidRDefault="00CF4EB2" w:rsidP="00CF4EB2">
      <w:pPr>
        <w:pStyle w:val="ListParagraph"/>
        <w:numPr>
          <w:ilvl w:val="0"/>
          <w:numId w:val="39"/>
        </w:numPr>
      </w:pPr>
      <w:r w:rsidRPr="0096717A">
        <w:t>A</w:t>
      </w:r>
      <w:r w:rsidR="007345CF" w:rsidRPr="0096717A">
        <w:t xml:space="preserve"> high</w:t>
      </w:r>
      <w:r w:rsidR="00BF2A87" w:rsidRPr="0096717A">
        <w:noBreakHyphen/>
      </w:r>
      <w:r w:rsidR="007345CF" w:rsidRPr="0096717A">
        <w:t>value month (September 2025, Well 6, total pumping = 13.597 MG</w:t>
      </w:r>
      <w:r w:rsidR="0096717A" w:rsidRPr="0096717A">
        <w:t xml:space="preserve">; Column G, Rows 245–274; </w:t>
      </w:r>
      <w:r w:rsidR="0096717A" w:rsidRPr="0096717A">
        <w:rPr>
          <w:rFonts w:ascii="Consolas" w:hAnsi="Consolas"/>
        </w:rPr>
        <w:t>Buckman_Well_Prod_2025_BDW_CHECK</w:t>
      </w:r>
      <w:r w:rsidR="0096717A" w:rsidRPr="0096717A">
        <w:t>.xlsx</w:t>
      </w:r>
      <w:r w:rsidR="007345CF" w:rsidRPr="0096717A">
        <w:t xml:space="preserve">). </w:t>
      </w:r>
    </w:p>
    <w:p w14:paraId="23A790C5" w14:textId="253FCF10" w:rsidR="007345CF" w:rsidRDefault="007345CF" w:rsidP="00935156">
      <w:r>
        <w:t xml:space="preserve">These endpoints </w:t>
      </w:r>
      <w:r w:rsidR="00825208">
        <w:t xml:space="preserve">reflect </w:t>
      </w:r>
      <w:r w:rsidR="00A57DD2">
        <w:t xml:space="preserve">the </w:t>
      </w:r>
      <w:r w:rsidR="00825208">
        <w:t xml:space="preserve">approximate </w:t>
      </w:r>
      <w:r w:rsidR="00A57DD2">
        <w:t xml:space="preserve">range of </w:t>
      </w:r>
      <w:r>
        <w:t>pumping values encountered in the 2025 dataset.</w:t>
      </w:r>
      <w:r w:rsidR="00B14167">
        <w:t xml:space="preserve">  </w:t>
      </w:r>
      <w:r w:rsidR="005A3798">
        <w:t xml:space="preserve">Pumping rates in the </w:t>
      </w:r>
      <w:r>
        <w:t>MODFLOW well file (</w:t>
      </w:r>
      <w:r>
        <w:rPr>
          <w:rStyle w:val="VerbatimChar"/>
        </w:rPr>
        <w:t>.wel</w:t>
      </w:r>
      <w:r>
        <w:t xml:space="preserve">) </w:t>
      </w:r>
      <w:r w:rsidR="005A3798">
        <w:t xml:space="preserve">for the Barroll and Keyes (2005) </w:t>
      </w:r>
      <w:r w:rsidR="00DD39E7">
        <w:t>model are</w:t>
      </w:r>
      <w:r>
        <w:t xml:space="preserve"> cubic feet per second (cfs), not acre</w:t>
      </w:r>
      <w:r w:rsidR="005A3798">
        <w:noBreakHyphen/>
      </w:r>
      <w:r>
        <w:t xml:space="preserve">feet. </w:t>
      </w:r>
      <w:r w:rsidR="00DD39E7">
        <w:t>Thus, t</w:t>
      </w:r>
      <w:r>
        <w:t>he conversion from monthly MG to cfs is:</w:t>
      </w:r>
    </w:p>
    <w:p w14:paraId="6E69AA28" w14:textId="61882EAD" w:rsidR="007345CF" w:rsidRDefault="007345CF" w:rsidP="007345CF">
      <w:pPr>
        <w:pStyle w:val="SourceCode"/>
      </w:pPr>
      <w:r w:rsidRPr="00EE1E9F">
        <w:rPr>
          <w:rStyle w:val="VerbatimChar"/>
        </w:rPr>
        <w:t xml:space="preserve">Q (cfs) = V (MG) x 10^6 / </w:t>
      </w:r>
      <w:r w:rsidRPr="0096355E">
        <w:rPr>
          <w:rStyle w:val="VerbatimChar"/>
          <w:highlight w:val="yellow"/>
          <w:rPrChange w:id="288" w:author="Wolaver, Brad, OSE" w:date="2026-03-17T13:22:00Z" w16du:dateUtc="2026-03-17T19:22:00Z">
            <w:rPr>
              <w:rStyle w:val="VerbatimChar"/>
            </w:rPr>
          </w:rPrChange>
        </w:rPr>
        <w:t>(7.48 gal/ft^3)</w:t>
      </w:r>
      <w:r w:rsidRPr="00EE1E9F">
        <w:rPr>
          <w:rStyle w:val="VerbatimChar"/>
        </w:rPr>
        <w:t xml:space="preserve"> / (D x 86,400 s/day)</w:t>
      </w:r>
    </w:p>
    <w:p w14:paraId="66B1C381" w14:textId="77777777" w:rsidR="007345CF" w:rsidRDefault="007345CF" w:rsidP="00935156">
      <w:r>
        <w:t>where D is the number of days in the month. Because each Buckman well is split equally between MODFLOW Layer 1 and Layer 2, the per-layer rate is Q/2.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0"/>
        <w:gridCol w:w="749"/>
        <w:gridCol w:w="876"/>
        <w:gridCol w:w="723"/>
        <w:gridCol w:w="1017"/>
        <w:gridCol w:w="1116"/>
        <w:gridCol w:w="2503"/>
        <w:gridCol w:w="1456"/>
      </w:tblGrid>
      <w:tr w:rsidR="00935156" w:rsidRPr="00935156" w14:paraId="3D319E10" w14:textId="77777777" w:rsidTr="00F52E29">
        <w:tc>
          <w:tcPr>
            <w:tcW w:w="0" w:type="auto"/>
            <w:vAlign w:val="bottom"/>
          </w:tcPr>
          <w:p w14:paraId="4CA6192F" w14:textId="77777777" w:rsidR="007345CF" w:rsidRPr="00935156" w:rsidRDefault="007345CF" w:rsidP="00935156">
            <w:pPr>
              <w:rPr>
                <w:b/>
                <w:bCs/>
              </w:rPr>
            </w:pPr>
            <w:r w:rsidRPr="00935156">
              <w:rPr>
                <w:b/>
                <w:bCs/>
              </w:rPr>
              <w:t>Month</w:t>
            </w:r>
          </w:p>
        </w:tc>
        <w:tc>
          <w:tcPr>
            <w:tcW w:w="540" w:type="pct"/>
            <w:vAlign w:val="bottom"/>
          </w:tcPr>
          <w:p w14:paraId="1B20FA71" w14:textId="77777777" w:rsidR="007345CF" w:rsidRPr="00935156" w:rsidRDefault="007345CF" w:rsidP="00935156">
            <w:pPr>
              <w:rPr>
                <w:b/>
                <w:bCs/>
              </w:rPr>
            </w:pPr>
            <w:r w:rsidRPr="00935156">
              <w:rPr>
                <w:b/>
                <w:bCs/>
              </w:rPr>
              <w:t>Well</w:t>
            </w:r>
          </w:p>
        </w:tc>
        <w:tc>
          <w:tcPr>
            <w:tcW w:w="528" w:type="pct"/>
            <w:vAlign w:val="bottom"/>
          </w:tcPr>
          <w:p w14:paraId="5B3476C6" w14:textId="77777777" w:rsidR="007345CF" w:rsidRPr="00935156" w:rsidRDefault="007345CF" w:rsidP="00935156">
            <w:pPr>
              <w:rPr>
                <w:b/>
                <w:bCs/>
              </w:rPr>
            </w:pPr>
            <w:r w:rsidRPr="00935156">
              <w:rPr>
                <w:b/>
                <w:bCs/>
              </w:rPr>
              <w:t>MG</w:t>
            </w:r>
          </w:p>
        </w:tc>
        <w:tc>
          <w:tcPr>
            <w:tcW w:w="387" w:type="pct"/>
            <w:vAlign w:val="bottom"/>
          </w:tcPr>
          <w:p w14:paraId="06BD6CD7" w14:textId="77777777" w:rsidR="007345CF" w:rsidRPr="00935156" w:rsidRDefault="007345CF" w:rsidP="00935156">
            <w:pPr>
              <w:rPr>
                <w:b/>
                <w:bCs/>
              </w:rPr>
            </w:pPr>
            <w:r w:rsidRPr="00935156">
              <w:rPr>
                <w:b/>
                <w:bCs/>
              </w:rPr>
              <w:t>Days</w:t>
            </w:r>
          </w:p>
        </w:tc>
        <w:tc>
          <w:tcPr>
            <w:tcW w:w="721" w:type="pct"/>
            <w:vAlign w:val="bottom"/>
          </w:tcPr>
          <w:p w14:paraId="2C051E97" w14:textId="2BF9E55D" w:rsidR="007345CF" w:rsidRPr="00935156" w:rsidRDefault="007345CF" w:rsidP="00935156">
            <w:pPr>
              <w:rPr>
                <w:b/>
                <w:bCs/>
              </w:rPr>
            </w:pPr>
            <w:r w:rsidRPr="00935156">
              <w:rPr>
                <w:b/>
                <w:bCs/>
              </w:rPr>
              <w:t>Manual cfs</w:t>
            </w:r>
          </w:p>
        </w:tc>
        <w:tc>
          <w:tcPr>
            <w:tcW w:w="673" w:type="pct"/>
            <w:vAlign w:val="bottom"/>
          </w:tcPr>
          <w:p w14:paraId="5B736052" w14:textId="7FB03E51" w:rsidR="007345CF" w:rsidRPr="00935156" w:rsidRDefault="00351BB3" w:rsidP="00935156">
            <w:pPr>
              <w:rPr>
                <w:b/>
                <w:bCs/>
              </w:rPr>
            </w:pPr>
            <w:r>
              <w:rPr>
                <w:b/>
                <w:bCs/>
              </w:rPr>
              <w:t xml:space="preserve">Manual </w:t>
            </w:r>
            <w:r w:rsidR="007345CF" w:rsidRPr="00935156">
              <w:rPr>
                <w:b/>
                <w:bCs/>
              </w:rPr>
              <w:t>Per-layer cfs</w:t>
            </w:r>
          </w:p>
        </w:tc>
        <w:tc>
          <w:tcPr>
            <w:tcW w:w="578" w:type="pct"/>
            <w:vAlign w:val="bottom"/>
          </w:tcPr>
          <w:p w14:paraId="7442FEFB" w14:textId="77777777" w:rsidR="007345CF" w:rsidRPr="00935156" w:rsidRDefault="007345CF" w:rsidP="00935156">
            <w:pPr>
              <w:rPr>
                <w:b/>
                <w:bCs/>
              </w:rPr>
            </w:pPr>
            <w:r w:rsidRPr="00935156">
              <w:rPr>
                <w:rStyle w:val="VerbatimChar"/>
                <w:b/>
                <w:bCs/>
                <w:sz w:val="22"/>
                <w:szCs w:val="22"/>
              </w:rPr>
              <w:t>.wel</w:t>
            </w:r>
            <w:r w:rsidRPr="00935156">
              <w:rPr>
                <w:b/>
                <w:bCs/>
              </w:rPr>
              <w:t xml:space="preserve"> file value</w:t>
            </w:r>
          </w:p>
        </w:tc>
        <w:tc>
          <w:tcPr>
            <w:tcW w:w="1008" w:type="pct"/>
            <w:vAlign w:val="bottom"/>
          </w:tcPr>
          <w:p w14:paraId="493CD12E" w14:textId="77777777" w:rsidR="007345CF" w:rsidRPr="00935156" w:rsidRDefault="007345CF" w:rsidP="00935156">
            <w:pPr>
              <w:rPr>
                <w:b/>
                <w:bCs/>
              </w:rPr>
            </w:pPr>
            <w:r w:rsidRPr="00935156">
              <w:rPr>
                <w:b/>
                <w:bCs/>
              </w:rPr>
              <w:t>Agreement</w:t>
            </w:r>
          </w:p>
        </w:tc>
      </w:tr>
      <w:tr w:rsidR="00935156" w:rsidRPr="00935156" w14:paraId="32C754B6" w14:textId="77777777" w:rsidTr="00F52E29">
        <w:tc>
          <w:tcPr>
            <w:tcW w:w="0" w:type="auto"/>
          </w:tcPr>
          <w:p w14:paraId="3389A92D" w14:textId="77777777" w:rsidR="007345CF" w:rsidRPr="00351BB3" w:rsidRDefault="007345CF" w:rsidP="00F52E29">
            <w:pPr>
              <w:jc w:val="left"/>
            </w:pPr>
            <w:r w:rsidRPr="00351BB3">
              <w:t>May 2025</w:t>
            </w:r>
          </w:p>
        </w:tc>
        <w:tc>
          <w:tcPr>
            <w:tcW w:w="540" w:type="pct"/>
          </w:tcPr>
          <w:p w14:paraId="432BE343" w14:textId="77777777" w:rsidR="007345CF" w:rsidRPr="00351BB3" w:rsidRDefault="007345CF" w:rsidP="00F52E29">
            <w:pPr>
              <w:jc w:val="left"/>
            </w:pPr>
            <w:r w:rsidRPr="00351BB3">
              <w:t>Well 1</w:t>
            </w:r>
          </w:p>
        </w:tc>
        <w:tc>
          <w:tcPr>
            <w:tcW w:w="528" w:type="pct"/>
          </w:tcPr>
          <w:p w14:paraId="05BA58DC" w14:textId="77777777" w:rsidR="007345CF" w:rsidRPr="00351BB3" w:rsidRDefault="007345CF" w:rsidP="00F52E29">
            <w:pPr>
              <w:jc w:val="left"/>
            </w:pPr>
            <w:r w:rsidRPr="00351BB3">
              <w:t>0.036</w:t>
            </w:r>
          </w:p>
        </w:tc>
        <w:tc>
          <w:tcPr>
            <w:tcW w:w="387" w:type="pct"/>
          </w:tcPr>
          <w:p w14:paraId="58EFA964" w14:textId="77777777" w:rsidR="007345CF" w:rsidRPr="00351BB3" w:rsidRDefault="007345CF" w:rsidP="00F52E29">
            <w:pPr>
              <w:jc w:val="left"/>
            </w:pPr>
            <w:r w:rsidRPr="00351BB3">
              <w:t>31</w:t>
            </w:r>
          </w:p>
        </w:tc>
        <w:tc>
          <w:tcPr>
            <w:tcW w:w="721" w:type="pct"/>
          </w:tcPr>
          <w:p w14:paraId="7D424761" w14:textId="77777777" w:rsidR="007345CF" w:rsidRPr="00351BB3" w:rsidRDefault="007345CF" w:rsidP="00F52E29">
            <w:pPr>
              <w:jc w:val="left"/>
            </w:pPr>
            <w:r w:rsidRPr="00351BB3">
              <w:t>0.00180</w:t>
            </w:r>
          </w:p>
        </w:tc>
        <w:tc>
          <w:tcPr>
            <w:tcW w:w="673" w:type="pct"/>
          </w:tcPr>
          <w:p w14:paraId="72B93D36" w14:textId="77777777" w:rsidR="007345CF" w:rsidRPr="00ED29B1" w:rsidRDefault="007345CF" w:rsidP="00F52E29">
            <w:pPr>
              <w:jc w:val="left"/>
              <w:rPr>
                <w:highlight w:val="yellow"/>
              </w:rPr>
            </w:pPr>
            <w:r w:rsidRPr="00351BB3">
              <w:t>0.000898</w:t>
            </w:r>
          </w:p>
        </w:tc>
        <w:tc>
          <w:tcPr>
            <w:tcW w:w="578" w:type="pct"/>
          </w:tcPr>
          <w:p w14:paraId="476E2CE3" w14:textId="77777777" w:rsidR="007345CF" w:rsidRPr="00106F07" w:rsidRDefault="007345CF" w:rsidP="00F52E29">
            <w:pPr>
              <w:jc w:val="left"/>
            </w:pPr>
            <w:r w:rsidRPr="00106F07">
              <w:t>-0.00090</w:t>
            </w:r>
          </w:p>
        </w:tc>
        <w:tc>
          <w:tcPr>
            <w:tcW w:w="1008" w:type="pct"/>
          </w:tcPr>
          <w:p w14:paraId="68BCEC6F" w14:textId="696D8247" w:rsidR="007345CF" w:rsidRPr="00106F07" w:rsidRDefault="007345CF" w:rsidP="00F52E29">
            <w:pPr>
              <w:jc w:val="left"/>
            </w:pPr>
            <w:r w:rsidRPr="00106F07">
              <w:t xml:space="preserve">Within </w:t>
            </w:r>
            <w:r w:rsidR="00970455" w:rsidRPr="00970455">
              <w:t>0.00001</w:t>
            </w:r>
            <w:r w:rsidRPr="00106F07">
              <w:t xml:space="preserve"> cfs</w:t>
            </w:r>
          </w:p>
        </w:tc>
      </w:tr>
      <w:tr w:rsidR="00935156" w:rsidRPr="00935156" w14:paraId="042B0252" w14:textId="77777777" w:rsidTr="00F52E29">
        <w:tc>
          <w:tcPr>
            <w:tcW w:w="0" w:type="auto"/>
          </w:tcPr>
          <w:p w14:paraId="2409A3A9" w14:textId="77777777" w:rsidR="007345CF" w:rsidRPr="00351BB3" w:rsidRDefault="007345CF" w:rsidP="00F52E29">
            <w:pPr>
              <w:jc w:val="left"/>
            </w:pPr>
            <w:r w:rsidRPr="00351BB3">
              <w:t>Sep 2025</w:t>
            </w:r>
          </w:p>
        </w:tc>
        <w:tc>
          <w:tcPr>
            <w:tcW w:w="540" w:type="pct"/>
          </w:tcPr>
          <w:p w14:paraId="20D84032" w14:textId="77777777" w:rsidR="007345CF" w:rsidRPr="00351BB3" w:rsidRDefault="007345CF" w:rsidP="00F52E29">
            <w:pPr>
              <w:jc w:val="left"/>
            </w:pPr>
            <w:r w:rsidRPr="00351BB3">
              <w:t>Well 6</w:t>
            </w:r>
          </w:p>
        </w:tc>
        <w:tc>
          <w:tcPr>
            <w:tcW w:w="528" w:type="pct"/>
          </w:tcPr>
          <w:p w14:paraId="232381AD" w14:textId="77777777" w:rsidR="007345CF" w:rsidRPr="00351BB3" w:rsidRDefault="007345CF" w:rsidP="00F52E29">
            <w:pPr>
              <w:jc w:val="left"/>
            </w:pPr>
            <w:r w:rsidRPr="00351BB3">
              <w:t>13.597</w:t>
            </w:r>
          </w:p>
        </w:tc>
        <w:tc>
          <w:tcPr>
            <w:tcW w:w="387" w:type="pct"/>
          </w:tcPr>
          <w:p w14:paraId="24329694" w14:textId="77777777" w:rsidR="007345CF" w:rsidRPr="00351BB3" w:rsidRDefault="007345CF" w:rsidP="00F52E29">
            <w:pPr>
              <w:jc w:val="left"/>
            </w:pPr>
            <w:r w:rsidRPr="00351BB3">
              <w:t>30</w:t>
            </w:r>
          </w:p>
        </w:tc>
        <w:tc>
          <w:tcPr>
            <w:tcW w:w="721" w:type="pct"/>
          </w:tcPr>
          <w:p w14:paraId="43C75F3E" w14:textId="77777777" w:rsidR="007345CF" w:rsidRPr="00ED29B1" w:rsidRDefault="007345CF" w:rsidP="00F52E29">
            <w:pPr>
              <w:jc w:val="left"/>
              <w:rPr>
                <w:highlight w:val="yellow"/>
              </w:rPr>
            </w:pPr>
            <w:r w:rsidRPr="00351BB3">
              <w:t>0.7013</w:t>
            </w:r>
          </w:p>
        </w:tc>
        <w:tc>
          <w:tcPr>
            <w:tcW w:w="673" w:type="pct"/>
          </w:tcPr>
          <w:p w14:paraId="529D9F32" w14:textId="77777777" w:rsidR="007345CF" w:rsidRPr="00ED29B1" w:rsidRDefault="007345CF" w:rsidP="00F52E29">
            <w:pPr>
              <w:jc w:val="left"/>
              <w:rPr>
                <w:highlight w:val="yellow"/>
              </w:rPr>
            </w:pPr>
            <w:commentRangeStart w:id="289"/>
            <w:commentRangeStart w:id="290"/>
            <w:r w:rsidRPr="00351BB3">
              <w:t>0.35065</w:t>
            </w:r>
          </w:p>
        </w:tc>
        <w:tc>
          <w:tcPr>
            <w:tcW w:w="578" w:type="pct"/>
          </w:tcPr>
          <w:p w14:paraId="03F11A8F" w14:textId="77777777" w:rsidR="007345CF" w:rsidRPr="00233049" w:rsidRDefault="007345CF" w:rsidP="00F52E29">
            <w:pPr>
              <w:jc w:val="left"/>
            </w:pPr>
            <w:r w:rsidRPr="00233049">
              <w:t>-0.35063</w:t>
            </w:r>
            <w:commentRangeEnd w:id="289"/>
            <w:r w:rsidR="0028458C" w:rsidRPr="00233049">
              <w:rPr>
                <w:rStyle w:val="CommentReference"/>
                <w:sz w:val="24"/>
                <w:szCs w:val="24"/>
              </w:rPr>
              <w:commentReference w:id="289"/>
            </w:r>
            <w:commentRangeEnd w:id="290"/>
            <w:r w:rsidR="00694679" w:rsidRPr="00233049">
              <w:rPr>
                <w:rStyle w:val="CommentReference"/>
                <w:sz w:val="24"/>
                <w:szCs w:val="24"/>
              </w:rPr>
              <w:commentReference w:id="290"/>
            </w:r>
          </w:p>
        </w:tc>
        <w:tc>
          <w:tcPr>
            <w:tcW w:w="1008" w:type="pct"/>
          </w:tcPr>
          <w:p w14:paraId="539487CF" w14:textId="072286AE" w:rsidR="007345CF" w:rsidRPr="00233049" w:rsidRDefault="007345CF" w:rsidP="00F52E29">
            <w:pPr>
              <w:jc w:val="left"/>
            </w:pPr>
            <w:r w:rsidRPr="00233049">
              <w:t>Within 0.</w:t>
            </w:r>
            <w:r w:rsidR="00C5270F" w:rsidRPr="00233049">
              <w:t>00</w:t>
            </w:r>
            <w:r w:rsidRPr="00233049">
              <w:t>0</w:t>
            </w:r>
            <w:r w:rsidR="00F7198A">
              <w:t>1</w:t>
            </w:r>
            <w:r w:rsidRPr="00233049">
              <w:t xml:space="preserve"> cfs</w:t>
            </w:r>
          </w:p>
        </w:tc>
      </w:tr>
    </w:tbl>
    <w:p w14:paraId="31950686" w14:textId="78899AE6" w:rsidR="00694679" w:rsidRPr="00694679" w:rsidRDefault="00694679" w:rsidP="00935156">
      <w:pPr>
        <w:rPr>
          <w:sz w:val="20"/>
          <w:szCs w:val="20"/>
          <w:rPrChange w:id="291" w:author="Wolaver, Brad, OSE" w:date="2026-04-01T13:11:00Z" w16du:dateUtc="2026-04-01T19:11:00Z">
            <w:rPr/>
          </w:rPrChange>
        </w:rPr>
      </w:pPr>
      <w:ins w:id="292" w:author="Wolaver, Brad, OSE" w:date="2026-04-01T13:11:00Z" w16du:dateUtc="2026-04-01T19:11:00Z">
        <w:r w:rsidRPr="00694679">
          <w:rPr>
            <w:sz w:val="20"/>
            <w:szCs w:val="20"/>
            <w:rPrChange w:id="293" w:author="Wolaver, Brad, OSE" w:date="2026-04-01T13:11:00Z" w16du:dateUtc="2026-04-01T19:11:00Z">
              <w:rPr/>
            </w:rPrChange>
          </w:rPr>
          <w:t>Note: The manual verification uses the direct conversion Q (cfs) = V (MG) × 10⁶ / (7.48 gal/ft³) / (D × 86,400 s/day), while the pipeline converts MG to acre-feet first (using the USGS factor 1 MG = 3.06889 AF) and then to cfs via Q (cfs) = V (AF) × 43,560 ft³/AF / (D × 86,400 s/day). The two paths differ by approximately 0.007% due to rounding in the MG-to-AF conversion factor. The .wel file values agree with the pipeline's conversion path; differences from the direct manual formula are within 0.0003 cfs for all entries.</w:t>
        </w:r>
      </w:ins>
    </w:p>
    <w:p w14:paraId="0104A968" w14:textId="1E5C46B4" w:rsidR="007345CF" w:rsidRDefault="007345CF" w:rsidP="00935156">
      <w:r w:rsidRPr="003329D2">
        <w:t xml:space="preserve">The negative sign in the </w:t>
      </w:r>
      <w:r w:rsidRPr="003329D2">
        <w:rPr>
          <w:rStyle w:val="VerbatimChar"/>
        </w:rPr>
        <w:t>.wel</w:t>
      </w:r>
      <w:r w:rsidRPr="003329D2">
        <w:t xml:space="preserve"> file denotes extraction </w:t>
      </w:r>
      <w:r w:rsidR="00ED29B1" w:rsidRPr="003329D2">
        <w:t xml:space="preserve">per </w:t>
      </w:r>
      <w:r w:rsidRPr="003329D2">
        <w:t xml:space="preserve">MODFLOW convention. </w:t>
      </w:r>
      <w:r w:rsidR="00ED29B1" w:rsidRPr="003329D2">
        <w:t>The</w:t>
      </w:r>
      <w:r w:rsidRPr="003329D2">
        <w:t xml:space="preserve"> spot</w:t>
      </w:r>
      <w:r w:rsidR="00ED29B1" w:rsidRPr="003329D2">
        <w:noBreakHyphen/>
      </w:r>
      <w:r w:rsidRPr="003329D2">
        <w:t xml:space="preserve">checks confirm that the pipeline correctly converts monthly pumping from MG to cfs and </w:t>
      </w:r>
      <w:r w:rsidR="00D978FD" w:rsidRPr="003329D2">
        <w:t>evenly divides the monthly pumping</w:t>
      </w:r>
      <w:r w:rsidRPr="003329D2">
        <w:t xml:space="preserve"> rate between </w:t>
      </w:r>
      <w:r w:rsidR="00D978FD" w:rsidRPr="003329D2">
        <w:t>Layer 1 and Layer 2</w:t>
      </w:r>
      <w:r w:rsidRPr="003329D2">
        <w:t>.</w:t>
      </w:r>
    </w:p>
    <w:p w14:paraId="2AE3B54D" w14:textId="36AEA217" w:rsidR="007345CF" w:rsidRDefault="007345CF" w:rsidP="007345CF">
      <w:pPr>
        <w:pStyle w:val="BodyText"/>
      </w:pPr>
      <w:r>
        <w:rPr>
          <w:b/>
        </w:rPr>
        <w:t>Year-over-year well file consistency.</w:t>
      </w:r>
      <w:r>
        <w:t xml:space="preserve"> The 2024 and 2025 </w:t>
      </w:r>
      <w:r>
        <w:rPr>
          <w:rStyle w:val="VerbatimChar"/>
        </w:rPr>
        <w:t>.wel</w:t>
      </w:r>
      <w:r>
        <w:t xml:space="preserve"> files were compared for months that should be identical in both files</w:t>
      </w:r>
      <w:r w:rsidR="00D47C28">
        <w:t>. The pipeline appends a new</w:t>
      </w:r>
      <w:r w:rsidR="003B4890">
        <w:t xml:space="preserve"> year</w:t>
      </w:r>
      <w:r>
        <w:t xml:space="preserve"> </w:t>
      </w:r>
      <w:r w:rsidR="003B4890">
        <w:t>(</w:t>
      </w:r>
      <w:r>
        <w:t>2025</w:t>
      </w:r>
      <w:r w:rsidR="003B4890">
        <w:t>)</w:t>
      </w:r>
      <w:r>
        <w:t xml:space="preserve"> </w:t>
      </w:r>
      <w:r w:rsidR="003B4890">
        <w:t xml:space="preserve">to the previous year’s </w:t>
      </w:r>
      <w:r>
        <w:t xml:space="preserve">file </w:t>
      </w:r>
      <w:r w:rsidR="003B4890">
        <w:t xml:space="preserve">(2024) </w:t>
      </w:r>
      <w:r>
        <w:t xml:space="preserve">without modifying historical entries. </w:t>
      </w:r>
      <w:r w:rsidR="00F9036F">
        <w:t xml:space="preserve">For the 2024 and 2025 well files, </w:t>
      </w:r>
      <w:r w:rsidR="001C39BB">
        <w:t xml:space="preserve">January, </w:t>
      </w:r>
      <w:r w:rsidRPr="0075575F">
        <w:t>September</w:t>
      </w:r>
      <w:r w:rsidR="001C39BB" w:rsidRPr="0075575F">
        <w:t>, and December 2024</w:t>
      </w:r>
      <w:r w:rsidRPr="0075575F">
        <w:t xml:space="preserve"> pumping rates were identical in both files, as was a historical check of </w:t>
      </w:r>
      <w:r w:rsidR="0075575F" w:rsidRPr="0075575F">
        <w:t>January, September, and December 2013</w:t>
      </w:r>
      <w:r w:rsidRPr="0075575F">
        <w:t xml:space="preserve">. This confirms that the update mechanism </w:t>
      </w:r>
      <w:r w:rsidR="00951C72" w:rsidRPr="0075575F">
        <w:t xml:space="preserve">for the well file </w:t>
      </w:r>
      <w:r w:rsidRPr="0075575F">
        <w:t>for year N+1 correctly preserves all entries</w:t>
      </w:r>
      <w:r w:rsidR="00825C7A" w:rsidRPr="0075575F">
        <w:t xml:space="preserve"> from prior years</w:t>
      </w:r>
      <w:r w:rsidRPr="0075575F">
        <w:t>.</w:t>
      </w:r>
    </w:p>
    <w:p w14:paraId="7CAF1F7D" w14:textId="77777777" w:rsidR="007345CF" w:rsidRDefault="007345CF" w:rsidP="007345CF">
      <w:pPr>
        <w:pStyle w:val="Heading3"/>
      </w:pPr>
      <w:bookmarkStart w:id="294" w:name="X25413e2768aeb7a980fc6cad462bf520d480047"/>
      <w:r>
        <w:lastRenderedPageBreak/>
        <w:t>3. Post-Processor and Table 3 Verification (Steps 3–4)</w:t>
      </w:r>
      <w:bookmarkEnd w:id="294"/>
    </w:p>
    <w:p w14:paraId="655805EB" w14:textId="2846C18F" w:rsidR="007345CF" w:rsidRDefault="007345CF" w:rsidP="005A18B2">
      <w:r>
        <w:t xml:space="preserve">Table 3 reports </w:t>
      </w:r>
      <w:del w:id="295" w:author="Petronis, Laura, OSE" w:date="2026-03-11T13:46:00Z" w16du:dateUtc="2026-03-11T19:46:00Z">
        <w:r w:rsidDel="0028458C">
          <w:delText xml:space="preserve">cumulative </w:delText>
        </w:r>
      </w:del>
      <w:ins w:id="296" w:author="Petronis, Laura, OSE" w:date="2026-03-11T13:46:00Z" w16du:dateUtc="2026-03-11T19:46:00Z">
        <w:r w:rsidR="0028458C">
          <w:t xml:space="preserve">annual </w:t>
        </w:r>
      </w:ins>
      <w:r>
        <w:t>stream depletions for Rio Pojoaque–Nambe and Rio Tesuque reaches. The</w:t>
      </w:r>
      <w:ins w:id="297" w:author="Petronis, Laura, OSE" w:date="2026-03-11T13:47:00Z" w16du:dateUtc="2026-03-11T19:47:00Z">
        <w:r w:rsidR="0028458C">
          <w:t xml:space="preserve"> values due to post</w:t>
        </w:r>
      </w:ins>
      <w:ins w:id="298" w:author="Petronis, Laura, OSE" w:date="2026-03-11T13:48:00Z" w16du:dateUtc="2026-03-11T19:48:00Z">
        <w:r w:rsidR="0028458C">
          <w:t>-</w:t>
        </w:r>
      </w:ins>
      <w:ins w:id="299" w:author="Petronis, Laura, OSE" w:date="2026-03-11T13:47:00Z" w16du:dateUtc="2026-03-11T19:47:00Z">
        <w:r w:rsidR="0028458C">
          <w:t xml:space="preserve">1987 </w:t>
        </w:r>
      </w:ins>
      <w:ins w:id="300" w:author="Petronis, Laura, OSE" w:date="2026-03-11T13:48:00Z" w16du:dateUtc="2026-03-11T19:48:00Z">
        <w:r w:rsidR="0028458C">
          <w:t xml:space="preserve">Buckman well field pumping </w:t>
        </w:r>
      </w:ins>
      <w:del w:id="301" w:author="Petronis, Laura, OSE" w:date="2026-03-11T13:47:00Z" w16du:dateUtc="2026-03-11T19:47:00Z">
        <w:r w:rsidDel="0028458C">
          <w:delText xml:space="preserve">se values </w:delText>
        </w:r>
      </w:del>
      <w:r>
        <w:t>originate from MODFLOW96 binary flux files (</w:t>
      </w:r>
      <w:r>
        <w:rPr>
          <w:rStyle w:val="VerbatimChar"/>
        </w:rPr>
        <w:t>.flx</w:t>
      </w:r>
      <w:r>
        <w:t>)</w:t>
      </w:r>
      <w:r w:rsidR="005A18B2">
        <w:t xml:space="preserve">.  The flux files are for a </w:t>
      </w:r>
      <w:r w:rsidR="0063270E">
        <w:t>general head boundary (GHB) representing La Cienega Springs and</w:t>
      </w:r>
      <w:r w:rsidR="005A18B2">
        <w:t xml:space="preserve"> for a </w:t>
      </w:r>
      <w:r w:rsidR="0063270E">
        <w:t xml:space="preserve">river boundary (RIV), which represents the Rio Grande and its tributaries. The two flux files </w:t>
      </w:r>
      <w:r>
        <w:t>are processed by the FORTRAN post</w:t>
      </w:r>
      <w:r w:rsidR="0063270E">
        <w:noBreakHyphen/>
      </w:r>
      <w:r>
        <w:t>processor (</w:t>
      </w:r>
      <w:r>
        <w:rPr>
          <w:rStyle w:val="VerbatimChar"/>
        </w:rPr>
        <w:t>sfmodflx_2245.exe</w:t>
      </w:r>
      <w:r>
        <w:t>) to extract stream depletion by reach</w:t>
      </w:r>
      <w:r w:rsidR="0063270E">
        <w:t xml:space="preserve">. Depletion values are </w:t>
      </w:r>
      <w:r>
        <w:t>then parsed by the Python pipeline (</w:t>
      </w:r>
      <w:r>
        <w:rPr>
          <w:rStyle w:val="VerbatimChar"/>
        </w:rPr>
        <w:t>step4_generate_depletion_tables.py</w:t>
      </w:r>
      <w:r>
        <w:t xml:space="preserve">) to produce the final </w:t>
      </w:r>
      <w:r w:rsidR="0083413A">
        <w:t>Table 3</w:t>
      </w:r>
      <w:r>
        <w:t>.</w:t>
      </w:r>
    </w:p>
    <w:p w14:paraId="7CE7E235" w14:textId="6CDCEB94" w:rsidR="007345CF" w:rsidRDefault="007345CF" w:rsidP="00DA70B6">
      <w:r w:rsidRPr="008B3F8E">
        <w:rPr>
          <w:b/>
        </w:rPr>
        <w:t>Cross-year consistency of post-processor output.</w:t>
      </w:r>
      <w:r w:rsidRPr="008B3F8E">
        <w:t xml:space="preserve"> The raw post-processor output</w:t>
      </w:r>
      <w:r w:rsidR="007055DF" w:rsidRPr="008B3F8E">
        <w:t>s</w:t>
      </w:r>
      <w:r w:rsidRPr="008B3F8E">
        <w:t xml:space="preserve"> from the 2024</w:t>
      </w:r>
      <w:r w:rsidR="00BC7934" w:rsidRPr="008B3F8E">
        <w:t xml:space="preserve"> (</w:t>
      </w:r>
      <w:r w:rsidR="00BC7934" w:rsidRPr="008B3F8E">
        <w:rPr>
          <w:rFonts w:ascii="Consolas" w:hAnsi="Consolas"/>
        </w:rPr>
        <w:t>CY2024.txt</w:t>
      </w:r>
      <w:r w:rsidR="00BC7934" w:rsidRPr="008B3F8E">
        <w:t>)</w:t>
      </w:r>
      <w:r w:rsidRPr="008B3F8E">
        <w:t xml:space="preserve"> and 2025</w:t>
      </w:r>
      <w:r w:rsidR="00026C6C" w:rsidRPr="008B3F8E">
        <w:t xml:space="preserve"> (</w:t>
      </w:r>
      <w:r w:rsidR="00026C6C" w:rsidRPr="008B3F8E">
        <w:rPr>
          <w:rFonts w:ascii="Consolas" w:hAnsi="Consolas"/>
        </w:rPr>
        <w:t>CY2024.txt</w:t>
      </w:r>
      <w:r w:rsidR="00026C6C" w:rsidRPr="008B3F8E">
        <w:t>)</w:t>
      </w:r>
      <w:r w:rsidRPr="008B3F8E">
        <w:t xml:space="preserve"> MODFLOW runs </w:t>
      </w:r>
      <w:r w:rsidR="007055DF" w:rsidRPr="008B3F8E">
        <w:t>were</w:t>
      </w:r>
      <w:r w:rsidRPr="008B3F8E">
        <w:t xml:space="preserve"> compared for overlapping historical years. </w:t>
      </w:r>
      <w:r w:rsidR="007D74C7" w:rsidRPr="008B3F8E">
        <w:t xml:space="preserve">Rio Pojoaque, </w:t>
      </w:r>
      <w:r w:rsidRPr="008B3F8E">
        <w:t>Rio Tesuque</w:t>
      </w:r>
      <w:r w:rsidR="008B3F8E" w:rsidRPr="008B3F8E">
        <w:t xml:space="preserve">, Rio Grande, and La Cienega Springs </w:t>
      </w:r>
      <w:del w:id="302" w:author="Petronis, Laura, OSE" w:date="2026-03-11T13:49:00Z" w16du:dateUtc="2026-03-11T19:49:00Z">
        <w:r w:rsidRPr="008B3F8E" w:rsidDel="0028458C">
          <w:delText xml:space="preserve"> </w:delText>
        </w:r>
      </w:del>
      <w:r w:rsidRPr="008B3F8E">
        <w:t xml:space="preserve">depletion values for </w:t>
      </w:r>
      <w:r w:rsidR="00FA01AF" w:rsidRPr="008B3F8E">
        <w:t xml:space="preserve">2007, </w:t>
      </w:r>
      <w:r w:rsidRPr="008B3F8E">
        <w:t>2023</w:t>
      </w:r>
      <w:r w:rsidR="00FA01AF" w:rsidRPr="008B3F8E">
        <w:t>,</w:t>
      </w:r>
      <w:r w:rsidRPr="008B3F8E">
        <w:t xml:space="preserve"> and 2024 were identical between the two runs. Th</w:t>
      </w:r>
      <w:r>
        <w:t>is agreement confirms that the chain from CSV input through MODFLOW through the post-processor is functioning correctly and that identical inputs produce identical outputs.</w:t>
      </w:r>
    </w:p>
    <w:p w14:paraId="66DE0349" w14:textId="06B17C09" w:rsidR="007345CF" w:rsidRDefault="007345CF" w:rsidP="00DA70B6">
      <w:r>
        <w:rPr>
          <w:b/>
        </w:rPr>
        <w:t>Output formatting correction.</w:t>
      </w:r>
      <w:r>
        <w:t xml:space="preserve"> Manual review of Table 3 identified that </w:t>
      </w:r>
      <w:r>
        <w:rPr>
          <w:rStyle w:val="VerbatimChar"/>
        </w:rPr>
        <w:t>step4_generate_depletion_tables.py</w:t>
      </w:r>
      <w:r>
        <w:t xml:space="preserve"> was writing raw superposition depletion results for all years 1988–2030, rather than writing only year N+1 results (2025–2030) and chaining historical values from the prior year’s output. This distinction </w:t>
      </w:r>
      <w:r w:rsidR="007055DF">
        <w:t>is important</w:t>
      </w:r>
      <w:r>
        <w:t xml:space="preserve"> because the superposition MODFLOW model (Barroll and Keyes, 2005) was published in 2005, and superposition results for years prior to 2005 </w:t>
      </w:r>
      <w:del w:id="303" w:author="Petronis, Laura, OSE" w:date="2026-03-11T13:50:00Z" w16du:dateUtc="2026-03-11T19:50:00Z">
        <w:r w:rsidDel="00EA77C7">
          <w:delText>are not physically meaningful</w:delText>
        </w:r>
      </w:del>
      <w:ins w:id="304" w:author="Petronis, Laura, OSE" w:date="2026-03-11T13:50:00Z" w16du:dateUtc="2026-03-11T19:50:00Z">
        <w:r w:rsidR="00EA77C7">
          <w:t>were not used</w:t>
        </w:r>
      </w:ins>
      <w:r>
        <w:t xml:space="preserve">. </w:t>
      </w:r>
      <w:r w:rsidR="00E84B65">
        <w:t>Accordingly, the</w:t>
      </w:r>
      <w:r>
        <w:t xml:space="preserve"> script was corrected to </w:t>
      </w:r>
      <w:r w:rsidR="007055DF">
        <w:t xml:space="preserve">only </w:t>
      </w:r>
      <w:r>
        <w:t xml:space="preserve">depletion results </w:t>
      </w:r>
      <w:r w:rsidR="007055DF">
        <w:t>from the superposition model for year N+1.  A</w:t>
      </w:r>
      <w:r>
        <w:t xml:space="preserve">ll prior-year values </w:t>
      </w:r>
      <w:r w:rsidR="007055DF">
        <w:t xml:space="preserve">were chained </w:t>
      </w:r>
      <w:r w:rsidRPr="00F558D9">
        <w:t>from the previous output file. After the correction, the</w:t>
      </w:r>
      <w:r w:rsidR="009D558C" w:rsidRPr="00F558D9">
        <w:t xml:space="preserve"> </w:t>
      </w:r>
      <w:r w:rsidR="009F0EAD">
        <w:t xml:space="preserve">depletion </w:t>
      </w:r>
      <w:r w:rsidRPr="00F558D9">
        <w:t>results</w:t>
      </w:r>
      <w:r w:rsidR="009F0EAD">
        <w:t xml:space="preserve"> for year 2024 and 2025 model runs presented in </w:t>
      </w:r>
      <w:r w:rsidR="009F0EAD" w:rsidRPr="00F558D9">
        <w:t>Table 3</w:t>
      </w:r>
      <w:r w:rsidRPr="00F558D9">
        <w:t xml:space="preserve"> for years 2006 through 2024 were compared and confirmed identical, demonstrating that chaining of prior</w:t>
      </w:r>
      <w:r w:rsidR="007055DF" w:rsidRPr="00F558D9">
        <w:noBreakHyphen/>
      </w:r>
      <w:r w:rsidRPr="00F558D9">
        <w:t xml:space="preserve">year values is working correctly. This finding illustrates the value of manual </w:t>
      </w:r>
      <w:del w:id="305" w:author="Petronis, Laura, OSE" w:date="2026-03-11T13:51:00Z" w16du:dateUtc="2026-03-11T19:51:00Z">
        <w:r w:rsidRPr="00F558D9" w:rsidDel="00EA77C7">
          <w:delText>V&amp;V</w:delText>
        </w:r>
      </w:del>
      <w:ins w:id="306" w:author="Petronis, Laura, OSE" w:date="2026-03-11T13:51:00Z" w16du:dateUtc="2026-03-11T19:51:00Z">
        <w:r w:rsidR="00EA77C7">
          <w:t>verification</w:t>
        </w:r>
      </w:ins>
      <w:r w:rsidR="007055DF" w:rsidRPr="00F558D9">
        <w:t xml:space="preserve">, in that </w:t>
      </w:r>
      <w:r w:rsidRPr="00F558D9">
        <w:t>the formatting issue would not have been caught by automated tests that check only numerical accuracy.</w:t>
      </w:r>
    </w:p>
    <w:p w14:paraId="33A93934" w14:textId="1F0966A0" w:rsidR="00EA50D1" w:rsidRDefault="00701F9E" w:rsidP="00D61F53">
      <w:r w:rsidRPr="00701F9E">
        <w:rPr>
          <w:b/>
        </w:rPr>
        <w:t xml:space="preserve">Regression Test Results: </w:t>
      </w:r>
      <w:del w:id="307" w:author="Petronis, Laura, OSE" w:date="2026-03-11T13:51:00Z" w16du:dateUtc="2026-03-11T19:51:00Z">
        <w:r w:rsidRPr="00701F9E" w:rsidDel="0011023D">
          <w:rPr>
            <w:b/>
          </w:rPr>
          <w:delText xml:space="preserve">Validating </w:delText>
        </w:r>
      </w:del>
      <w:ins w:id="308" w:author="Petronis, Laura, OSE" w:date="2026-03-11T13:51:00Z" w16du:dateUtc="2026-03-11T19:51:00Z">
        <w:r w:rsidR="0011023D">
          <w:rPr>
            <w:b/>
          </w:rPr>
          <w:t>Verifying</w:t>
        </w:r>
        <w:r w:rsidR="0011023D" w:rsidRPr="00701F9E">
          <w:rPr>
            <w:b/>
          </w:rPr>
          <w:t xml:space="preserve"> </w:t>
        </w:r>
      </w:ins>
      <w:r w:rsidRPr="00701F9E">
        <w:rPr>
          <w:b/>
        </w:rPr>
        <w:t>Pipeline Replication (1988–2024) vs. Wolaver (2025)</w:t>
      </w:r>
      <w:r w:rsidR="007345CF">
        <w:rPr>
          <w:b/>
        </w:rPr>
        <w:t>.</w:t>
      </w:r>
      <w:r w:rsidR="007345CF">
        <w:t xml:space="preserve"> </w:t>
      </w:r>
      <w:r w:rsidR="00D61F53">
        <w:t>“</w:t>
      </w:r>
      <w:r w:rsidR="00D61F53" w:rsidRPr="00D61F53">
        <w:t>Regression</w:t>
      </w:r>
      <w:r w:rsidR="00D61F53">
        <w:t>”</w:t>
      </w:r>
      <w:r w:rsidR="00D61F53" w:rsidRPr="00D61F53">
        <w:t xml:space="preserve"> testing is used here in the software engineering sense</w:t>
      </w:r>
      <w:r w:rsidR="00D61F53">
        <w:t xml:space="preserve">, </w:t>
      </w:r>
      <w:r w:rsidR="00D61F53" w:rsidRPr="00D61F53">
        <w:t>not statistical regression (i.e.,</w:t>
      </w:r>
      <w:r w:rsidR="009026CD">
        <w:t> </w:t>
      </w:r>
      <w:r w:rsidR="00D61F53" w:rsidRPr="00D61F53">
        <w:t xml:space="preserve">least-squares curve fitting). </w:t>
      </w:r>
      <w:ins w:id="309" w:author="Wolaver, Brad, OSE" w:date="2026-04-01T13:16:00Z" w16du:dateUtc="2026-04-01T19:16:00Z">
        <w:r w:rsidR="001937B0">
          <w:t xml:space="preserve">Code changes made to process a new year’s data, such as bug fixes, </w:t>
        </w:r>
      </w:ins>
      <w:ins w:id="310" w:author="Wolaver, Brad, OSE" w:date="2026-04-01T13:18:00Z" w16du:dateUtc="2026-04-01T19:18:00Z">
        <w:r w:rsidR="00800F48">
          <w:t>reorganizing code for clarity (refactoring)</w:t>
        </w:r>
      </w:ins>
      <w:ins w:id="311" w:author="Wolaver, Brad, OSE" w:date="2026-04-01T13:16:00Z" w16du:dateUtc="2026-04-01T19:16:00Z">
        <w:r w:rsidR="001937B0">
          <w:t>, or updates to Python package dependencies, could inadvertently alter how prior years are calculated. The regression test guards against this by re-running the pipeline on frozen 2024 inputs and confirming that all outputs remain identical to the previously verified results (Wolaver, 2025). Table 3 values for years 1988–2024 produced by the pipeline match the corresponding values in the 2024 depletion memo (Wolaver, 2025), confirming that the pipeline reproduces previously verified results.</w:t>
        </w:r>
      </w:ins>
      <w:del w:id="312" w:author="Wolaver, Brad, OSE" w:date="2026-04-01T13:17:00Z" w16du:dateUtc="2026-04-01T19:17:00Z">
        <w:r w:rsidR="00D61F53" w:rsidRPr="00D61F53" w:rsidDel="00827BAF">
          <w:delText>Instead,</w:delText>
        </w:r>
        <w:r w:rsidR="00D61F53" w:rsidDel="00827BAF">
          <w:delText xml:space="preserve"> “</w:delText>
        </w:r>
        <w:r w:rsidR="00D61F53" w:rsidRPr="00D61F53" w:rsidDel="00827BAF">
          <w:delText>regression testing</w:delText>
        </w:r>
        <w:r w:rsidR="00D61F53" w:rsidDel="00827BAF">
          <w:delText>”</w:delText>
        </w:r>
        <w:r w:rsidR="00D61F53" w:rsidRPr="00D61F53" w:rsidDel="00827BAF">
          <w:delText xml:space="preserve"> refers to executing the depletion calculation workflow for all prior years (1988–2024) to verify that the pipeline produces results consistent with the previously validated </w:delText>
        </w:r>
      </w:del>
      <w:ins w:id="313" w:author="Petronis, Laura, OSE" w:date="2026-03-11T13:58:00Z" w16du:dateUtc="2026-03-11T19:58:00Z">
        <w:del w:id="314" w:author="Wolaver, Brad, OSE" w:date="2026-04-01T13:17:00Z" w16du:dateUtc="2026-04-01T19:17:00Z">
          <w:r w:rsidR="0011023D" w:rsidDel="00827BAF">
            <w:delText>verified</w:delText>
          </w:r>
          <w:r w:rsidR="0011023D" w:rsidRPr="00D61F53" w:rsidDel="00827BAF">
            <w:delText xml:space="preserve"> </w:delText>
          </w:r>
        </w:del>
      </w:ins>
      <w:del w:id="315" w:author="Wolaver, Brad, OSE" w:date="2026-04-01T13:17:00Z" w16du:dateUtc="2026-04-01T19:17:00Z">
        <w:r w:rsidR="00D61F53" w:rsidRPr="00D61F53" w:rsidDel="00827BAF">
          <w:delText xml:space="preserve">outputs of Wolaver (2025). </w:delText>
        </w:r>
        <w:commentRangeStart w:id="316"/>
        <w:commentRangeStart w:id="317"/>
        <w:commentRangeStart w:id="318"/>
        <w:r w:rsidR="00230298" w:rsidDel="00827BAF">
          <w:delText xml:space="preserve">In other words, “regression testing” </w:delText>
        </w:r>
        <w:r w:rsidR="003D1905" w:rsidDel="00827BAF">
          <w:delText>confirms that testing code that has been modified has not “regressed” to a broken state.</w:delText>
        </w:r>
        <w:commentRangeEnd w:id="316"/>
        <w:r w:rsidR="0011023D" w:rsidDel="00827BAF">
          <w:rPr>
            <w:rStyle w:val="CommentReference"/>
            <w:sz w:val="24"/>
            <w:szCs w:val="24"/>
          </w:rPr>
          <w:commentReference w:id="316"/>
        </w:r>
        <w:commentRangeEnd w:id="317"/>
        <w:r w:rsidR="00807638" w:rsidDel="00827BAF">
          <w:rPr>
            <w:rStyle w:val="CommentReference"/>
            <w:sz w:val="24"/>
            <w:szCs w:val="24"/>
          </w:rPr>
          <w:commentReference w:id="317"/>
        </w:r>
      </w:del>
      <w:commentRangeEnd w:id="318"/>
      <w:r w:rsidR="009B5F22">
        <w:rPr>
          <w:rStyle w:val="CommentReference"/>
          <w:sz w:val="24"/>
          <w:szCs w:val="24"/>
        </w:rPr>
        <w:commentReference w:id="318"/>
      </w:r>
      <w:del w:id="319" w:author="Wolaver, Brad, OSE" w:date="2026-04-01T13:17:00Z" w16du:dateUtc="2026-04-01T19:17:00Z">
        <w:r w:rsidR="003D1905" w:rsidDel="00827BAF">
          <w:delText xml:space="preserve">  </w:delText>
        </w:r>
        <w:r w:rsidR="00D61F53" w:rsidRPr="00D61F53" w:rsidDel="00827BAF">
          <w:delText>Table 3 values for years 1988–2024 produced by the pipeline match the corresponding values in the 2024 depletion memo (Wolaver, 2025), confirming that the pipeline reproduces previously verified results.</w:delText>
        </w:r>
      </w:del>
    </w:p>
    <w:p w14:paraId="69F69665" w14:textId="77777777" w:rsidR="007345CF" w:rsidRDefault="007345CF" w:rsidP="007345CF">
      <w:pPr>
        <w:pStyle w:val="Heading3"/>
      </w:pPr>
      <w:bookmarkStart w:id="320" w:name="X49ba51d401527dbd31356e219936911f9dfdcfa"/>
      <w:r>
        <w:t>4. Table 4 Verification: Rio Grande Depletions Above and Below Otowi (Step 4)</w:t>
      </w:r>
      <w:bookmarkEnd w:id="320"/>
    </w:p>
    <w:p w14:paraId="3B362411" w14:textId="2A7CE8A4" w:rsidR="000511B0" w:rsidRDefault="007345CF" w:rsidP="00DA70B6">
      <w:pPr>
        <w:rPr>
          <w:ins w:id="321" w:author="Wolaver, Brad, OSE" w:date="2026-04-01T13:21:00Z" w16du:dateUtc="2026-04-01T19:21:00Z"/>
        </w:rPr>
      </w:pPr>
      <w:r>
        <w:t>Table 4 reports annual stream depletion on the Rio Grande</w:t>
      </w:r>
      <w:r w:rsidR="0007523C">
        <w:t xml:space="preserve"> for </w:t>
      </w:r>
      <w:r>
        <w:t xml:space="preserve">reaches above and below the Otowi gage. The MODFLOW </w:t>
      </w:r>
      <w:ins w:id="322" w:author="Wolaver, Brad, OSE" w:date="2026-04-01T13:22:00Z" w16du:dateUtc="2026-04-01T19:22:00Z">
        <w:r w:rsidR="00526F11">
          <w:t xml:space="preserve">model </w:t>
        </w:r>
      </w:ins>
      <w:del w:id="323" w:author="Wolaver, Brad, OSE" w:date="2026-04-01T13:20:00Z" w16du:dateUtc="2026-04-01T19:20:00Z">
        <w:r w:rsidDel="008C6FD6">
          <w:delText xml:space="preserve">grid </w:delText>
        </w:r>
      </w:del>
      <w:r>
        <w:t xml:space="preserve">cells </w:t>
      </w:r>
      <w:del w:id="324" w:author="Wolaver, Brad, OSE" w:date="2026-04-01T13:22:00Z" w16du:dateUtc="2026-04-01T19:22:00Z">
        <w:r w:rsidDel="00526F11">
          <w:delText xml:space="preserve">representing </w:delText>
        </w:r>
      </w:del>
      <w:ins w:id="325" w:author="Wolaver, Brad, OSE" w:date="2026-04-01T13:22:00Z" w16du:dateUtc="2026-04-01T19:22:00Z">
        <w:r w:rsidR="00526F11">
          <w:t>that define each</w:t>
        </w:r>
      </w:ins>
      <w:del w:id="326" w:author="Wolaver, Brad, OSE" w:date="2026-04-01T13:22:00Z" w16du:dateUtc="2026-04-01T19:22:00Z">
        <w:r w:rsidDel="00526F11">
          <w:delText>these</w:delText>
        </w:r>
      </w:del>
      <w:r>
        <w:t xml:space="preserve"> reach</w:t>
      </w:r>
      <w:del w:id="327" w:author="Wolaver, Brad, OSE" w:date="2026-04-01T13:22:00Z" w16du:dateUtc="2026-04-01T19:22:00Z">
        <w:r w:rsidDel="00526F11">
          <w:delText>es</w:delText>
        </w:r>
      </w:del>
      <w:ins w:id="328" w:author="Wolaver, Brad, OSE" w:date="2026-04-01T13:22:00Z" w16du:dateUtc="2026-04-01T19:22:00Z">
        <w:r w:rsidR="00526F11">
          <w:t xml:space="preserve"> (specified by </w:t>
        </w:r>
        <w:r w:rsidR="00526F11">
          <w:rPr>
            <w:rStyle w:val="VerbatimChar"/>
            <w:rFonts w:ascii="Times New Roman" w:hAnsi="Times New Roman"/>
          </w:rPr>
          <w:t>row, column, and layer</w:t>
        </w:r>
        <w:r w:rsidR="00526F11">
          <w:t>)</w:t>
        </w:r>
      </w:ins>
      <w:r>
        <w:t xml:space="preserve"> </w:t>
      </w:r>
      <w:del w:id="329" w:author="Wolaver, Brad, OSE" w:date="2026-04-01T13:22:00Z" w16du:dateUtc="2026-04-01T19:22:00Z">
        <w:r w:rsidDel="00526F11">
          <w:lastRenderedPageBreak/>
          <w:delText>are hardcoded in</w:delText>
        </w:r>
        <w:r w:rsidR="007055DF" w:rsidDel="00526F11">
          <w:delText>to</w:delText>
        </w:r>
      </w:del>
      <w:ins w:id="330" w:author="Wolaver, Brad, OSE" w:date="2026-04-01T13:22:00Z" w16du:dateUtc="2026-04-01T19:22:00Z">
        <w:r w:rsidR="00526F11">
          <w:t>are listed in the pipeline’s configura</w:t>
        </w:r>
      </w:ins>
      <w:ins w:id="331" w:author="Wolaver, Brad, OSE" w:date="2026-04-01T13:23:00Z" w16du:dateUtc="2026-04-01T19:23:00Z">
        <w:r w:rsidR="00526F11">
          <w:t>tion file (</w:t>
        </w:r>
      </w:ins>
      <w:del w:id="332" w:author="Wolaver, Brad, OSE" w:date="2026-04-01T13:23:00Z" w16du:dateUtc="2026-04-01T19:23:00Z">
        <w:r w:rsidDel="00526F11">
          <w:delText xml:space="preserve"> </w:delText>
        </w:r>
      </w:del>
      <w:r w:rsidR="00344850">
        <w:rPr>
          <w:rStyle w:val="VerbatimChar"/>
        </w:rPr>
        <w:t>constants.py</w:t>
      </w:r>
      <w:del w:id="333" w:author="Wolaver, Brad, OSE" w:date="2026-04-01T13:23:00Z" w16du:dateUtc="2026-04-01T19:23:00Z">
        <w:r w:rsidR="007F0A40" w:rsidRPr="00526F11" w:rsidDel="00526F11">
          <w:rPr>
            <w:rStyle w:val="VerbatimChar"/>
            <w:rFonts w:ascii="Times New Roman" w:hAnsi="Times New Roman"/>
            <w:rPrChange w:id="334" w:author="Wolaver, Brad, OSE" w:date="2026-04-01T13:23:00Z" w16du:dateUtc="2026-04-01T19:23:00Z">
              <w:rPr>
                <w:rStyle w:val="VerbatimChar"/>
              </w:rPr>
            </w:rPrChange>
          </w:rPr>
          <w:delText xml:space="preserve"> </w:delText>
        </w:r>
      </w:del>
      <w:ins w:id="335" w:author="Wolaver, Brad, OSE" w:date="2026-04-01T13:23:00Z" w16du:dateUtc="2026-04-01T19:23:00Z">
        <w:r w:rsidR="00526F11" w:rsidRPr="00526F11">
          <w:rPr>
            <w:rStyle w:val="VerbatimChar"/>
            <w:rFonts w:ascii="Times New Roman" w:hAnsi="Times New Roman"/>
            <w:rPrChange w:id="336" w:author="Wolaver, Brad, OSE" w:date="2026-04-01T13:23:00Z" w16du:dateUtc="2026-04-01T19:23:00Z">
              <w:rPr>
                <w:rStyle w:val="VerbatimChar"/>
              </w:rPr>
            </w:rPrChange>
          </w:rPr>
          <w:t xml:space="preserve">). </w:t>
        </w:r>
      </w:ins>
      <w:r w:rsidR="007F0A40">
        <w:t xml:space="preserve">as the </w:t>
      </w:r>
      <w:r w:rsidR="007F0A40">
        <w:rPr>
          <w:rStyle w:val="VerbatimChar"/>
        </w:rPr>
        <w:t>ABOVE_OTOWI_CELLS</w:t>
      </w:r>
      <w:r w:rsidR="007F0A40">
        <w:t xml:space="preserve"> and </w:t>
      </w:r>
      <w:r w:rsidR="007F0A40">
        <w:rPr>
          <w:rStyle w:val="VerbatimChar"/>
        </w:rPr>
        <w:t>BELOW_OTOWI_CELLS</w:t>
      </w:r>
      <w:r w:rsidR="007F0A40">
        <w:t xml:space="preserve"> dictionaries</w:t>
      </w:r>
      <w:r w:rsidR="000643EC" w:rsidRPr="000643EC">
        <w:rPr>
          <w:rStyle w:val="VerbatimChar"/>
          <w:rFonts w:ascii="Times New Roman" w:hAnsi="Times New Roman"/>
        </w:rPr>
        <w:t>.</w:t>
      </w:r>
      <w:r w:rsidR="000643EC">
        <w:rPr>
          <w:rStyle w:val="VerbatimChar"/>
        </w:rPr>
        <w:t xml:space="preserve"> </w:t>
      </w:r>
      <w:r w:rsidR="000643EC" w:rsidRPr="000643EC">
        <w:rPr>
          <w:rStyle w:val="VerbatimChar"/>
          <w:rFonts w:ascii="Times New Roman" w:hAnsi="Times New Roman"/>
        </w:rPr>
        <w:t>The</w:t>
      </w:r>
      <w:ins w:id="337" w:author="Wolaver, Brad, OSE" w:date="2026-04-01T13:23:00Z" w16du:dateUtc="2026-04-01T19:23:00Z">
        <w:r w:rsidR="00232BF8">
          <w:rPr>
            <w:rStyle w:val="VerbatimChar"/>
            <w:rFonts w:ascii="Times New Roman" w:hAnsi="Times New Roman"/>
          </w:rPr>
          <w:t xml:space="preserve"> script that creates Table 4</w:t>
        </w:r>
      </w:ins>
      <w:ins w:id="338" w:author="Wolaver, Brad, OSE" w:date="2026-04-01T13:24:00Z" w16du:dateUtc="2026-04-01T19:24:00Z">
        <w:r w:rsidR="00232BF8">
          <w:rPr>
            <w:rStyle w:val="VerbatimChar"/>
            <w:rFonts w:ascii="Times New Roman" w:hAnsi="Times New Roman"/>
          </w:rPr>
          <w:t xml:space="preserve"> (</w:t>
        </w:r>
        <w:r w:rsidR="00232BF8">
          <w:rPr>
            <w:rStyle w:val="VerbatimChar"/>
          </w:rPr>
          <w:t>step4_generate_depletion_tables.py</w:t>
        </w:r>
        <w:r w:rsidR="00232BF8">
          <w:rPr>
            <w:rStyle w:val="VerbatimChar"/>
            <w:rFonts w:ascii="Times New Roman" w:hAnsi="Times New Roman"/>
          </w:rPr>
          <w:t>)</w:t>
        </w:r>
      </w:ins>
      <w:r w:rsidR="000643EC" w:rsidRPr="000643EC">
        <w:rPr>
          <w:rStyle w:val="VerbatimChar"/>
          <w:rFonts w:ascii="Times New Roman" w:hAnsi="Times New Roman"/>
        </w:rPr>
        <w:t xml:space="preserve"> </w:t>
      </w:r>
      <w:commentRangeStart w:id="339"/>
      <w:commentRangeStart w:id="340"/>
      <w:commentRangeStart w:id="341"/>
      <w:del w:id="342" w:author="Wolaver, Brad, OSE" w:date="2026-04-01T13:19:00Z" w16du:dateUtc="2026-04-01T19:19:00Z">
        <w:r w:rsidR="000643EC" w:rsidRPr="000643EC" w:rsidDel="00560646">
          <w:rPr>
            <w:rStyle w:val="VerbatimChar"/>
            <w:rFonts w:ascii="Times New Roman" w:hAnsi="Times New Roman"/>
          </w:rPr>
          <w:delText>grid cell value</w:delText>
        </w:r>
      </w:del>
      <w:ins w:id="343" w:author="Wolaver, Brad, OSE" w:date="2026-04-01T13:24:00Z" w16du:dateUtc="2026-04-01T19:24:00Z">
        <w:r w:rsidR="0098442B">
          <w:rPr>
            <w:rStyle w:val="VerbatimChar"/>
            <w:rFonts w:ascii="Times New Roman" w:hAnsi="Times New Roman"/>
          </w:rPr>
          <w:t>reads these model cell definitions and uses them to extract the corresponding depletion values from the post</w:t>
        </w:r>
        <w:r w:rsidR="0098442B">
          <w:rPr>
            <w:rStyle w:val="VerbatimChar"/>
            <w:rFonts w:ascii="Times New Roman" w:hAnsi="Times New Roman"/>
          </w:rPr>
          <w:noBreakHyphen/>
          <w:t>processor output.</w:t>
        </w:r>
      </w:ins>
      <w:del w:id="344" w:author="Wolaver, Brad, OSE" w:date="2026-04-01T13:20:00Z" w16du:dateUtc="2026-04-01T19:20:00Z">
        <w:r w:rsidR="000643EC" w:rsidRPr="000643EC" w:rsidDel="008C6FD6">
          <w:rPr>
            <w:rStyle w:val="VerbatimChar"/>
            <w:rFonts w:ascii="Times New Roman" w:hAnsi="Times New Roman"/>
          </w:rPr>
          <w:delText xml:space="preserve"> </w:delText>
        </w:r>
        <w:commentRangeEnd w:id="339"/>
        <w:r w:rsidR="00AA44D3" w:rsidRPr="000643EC" w:rsidDel="008C6FD6">
          <w:rPr>
            <w:rStyle w:val="CommentReference"/>
            <w:sz w:val="24"/>
            <w:szCs w:val="24"/>
          </w:rPr>
          <w:commentReference w:id="339"/>
        </w:r>
        <w:commentRangeEnd w:id="340"/>
        <w:r w:rsidR="00CF3F47" w:rsidRPr="000643EC" w:rsidDel="008C6FD6">
          <w:rPr>
            <w:rStyle w:val="CommentReference"/>
            <w:sz w:val="24"/>
            <w:szCs w:val="24"/>
          </w:rPr>
          <w:commentReference w:id="340"/>
        </w:r>
      </w:del>
      <w:commentRangeEnd w:id="341"/>
      <w:r w:rsidR="0098442B" w:rsidRPr="000643EC">
        <w:rPr>
          <w:rStyle w:val="CommentReference"/>
          <w:sz w:val="24"/>
          <w:szCs w:val="24"/>
        </w:rPr>
        <w:commentReference w:id="341"/>
      </w:r>
      <w:del w:id="345" w:author="Wolaver, Brad, OSE" w:date="2026-04-01T13:24:00Z" w16du:dateUtc="2026-04-01T19:24:00Z">
        <w:r w:rsidR="000643EC" w:rsidRPr="000643EC" w:rsidDel="0098442B">
          <w:rPr>
            <w:rStyle w:val="VerbatimChar"/>
            <w:rFonts w:ascii="Times New Roman" w:hAnsi="Times New Roman"/>
          </w:rPr>
          <w:delText>are imported from</w:delText>
        </w:r>
        <w:r w:rsidR="000643EC" w:rsidDel="0098442B">
          <w:rPr>
            <w:rStyle w:val="VerbatimChar"/>
          </w:rPr>
          <w:delText xml:space="preserve"> constants.py</w:delText>
        </w:r>
        <w:r w:rsidR="00344850" w:rsidRPr="000643EC" w:rsidDel="0098442B">
          <w:rPr>
            <w:rStyle w:val="VerbatimChar"/>
            <w:rFonts w:ascii="Times New Roman" w:hAnsi="Times New Roman"/>
          </w:rPr>
          <w:delText xml:space="preserve"> </w:delText>
        </w:r>
        <w:r w:rsidR="000643EC" w:rsidRPr="000643EC" w:rsidDel="0098442B">
          <w:rPr>
            <w:rStyle w:val="VerbatimChar"/>
            <w:rFonts w:ascii="Times New Roman" w:hAnsi="Times New Roman"/>
          </w:rPr>
          <w:delText xml:space="preserve">into </w:delText>
        </w:r>
        <w:r w:rsidR="000643EC" w:rsidDel="0098442B">
          <w:rPr>
            <w:rStyle w:val="VerbatimChar"/>
          </w:rPr>
          <w:delText>s</w:delText>
        </w:r>
        <w:r w:rsidR="00BE5FB6" w:rsidDel="0098442B">
          <w:rPr>
            <w:rStyle w:val="VerbatimChar"/>
          </w:rPr>
          <w:delText>tream_depletions.py</w:delText>
        </w:r>
        <w:r w:rsidR="00A93199" w:rsidDel="0098442B">
          <w:rPr>
            <w:rStyle w:val="VerbatimChar"/>
            <w:rFonts w:ascii="Times New Roman" w:hAnsi="Times New Roman"/>
          </w:rPr>
          <w:delText xml:space="preserve">, </w:delText>
        </w:r>
        <w:r w:rsidR="000643EC" w:rsidDel="0098442B">
          <w:rPr>
            <w:rStyle w:val="VerbatimChar"/>
            <w:rFonts w:ascii="Times New Roman" w:hAnsi="Times New Roman"/>
          </w:rPr>
          <w:delText xml:space="preserve">which is a </w:delText>
        </w:r>
        <w:r w:rsidR="00A93199" w:rsidDel="0098442B">
          <w:rPr>
            <w:rStyle w:val="VerbatimChar"/>
            <w:rFonts w:ascii="Times New Roman" w:hAnsi="Times New Roman"/>
          </w:rPr>
          <w:delText>script called by</w:delText>
        </w:r>
        <w:r w:rsidR="00BE5FB6" w:rsidDel="00232BF8">
          <w:rPr>
            <w:rStyle w:val="VerbatimChar"/>
          </w:rPr>
          <w:delText xml:space="preserve"> s</w:delText>
        </w:r>
        <w:r w:rsidDel="00232BF8">
          <w:rPr>
            <w:rStyle w:val="VerbatimChar"/>
          </w:rPr>
          <w:delText>tep4_generate_depletion_tables.py</w:delText>
        </w:r>
        <w:r w:rsidDel="0098442B">
          <w:delText xml:space="preserve"> </w:delText>
        </w:r>
        <w:r w:rsidR="00C81606" w:rsidDel="0098442B">
          <w:delText>to parse the results of the MODFLOW post</w:delText>
        </w:r>
        <w:r w:rsidR="00A36A2F" w:rsidDel="0098442B">
          <w:noBreakHyphen/>
        </w:r>
        <w:r w:rsidR="00C81606" w:rsidRPr="004A59D1" w:rsidDel="0098442B">
          <w:delText>processor (</w:delText>
        </w:r>
        <w:r w:rsidR="00E53B15" w:rsidRPr="004A59D1" w:rsidDel="0098442B">
          <w:rPr>
            <w:rFonts w:ascii="Consolas" w:hAnsi="Consolas"/>
          </w:rPr>
          <w:delText>sfmodflx_2245.exe</w:delText>
        </w:r>
        <w:r w:rsidR="00C81606" w:rsidRPr="004A59D1" w:rsidDel="0098442B">
          <w:delText>).</w:delText>
        </w:r>
      </w:del>
      <w:r w:rsidR="00C81606" w:rsidRPr="004A59D1">
        <w:t xml:space="preserve"> </w:t>
      </w:r>
      <w:r w:rsidR="002F34A2" w:rsidRPr="004A59D1">
        <w:t>Two manual verifications of Table 4 results were done:</w:t>
      </w:r>
    </w:p>
    <w:p w14:paraId="7CBEA889" w14:textId="45911905" w:rsidR="00526F11" w:rsidRPr="004A59D1" w:rsidDel="0098442B" w:rsidRDefault="00526F11" w:rsidP="00DA70B6">
      <w:pPr>
        <w:rPr>
          <w:del w:id="346" w:author="Wolaver, Brad, OSE" w:date="2026-04-01T13:24:00Z" w16du:dateUtc="2026-04-01T19:24:00Z"/>
        </w:rPr>
      </w:pPr>
    </w:p>
    <w:p w14:paraId="295D673F" w14:textId="061DB9B6" w:rsidR="000511B0" w:rsidRPr="004A59D1" w:rsidRDefault="007345CF" w:rsidP="000511B0">
      <w:pPr>
        <w:pStyle w:val="ListParagraph"/>
        <w:numPr>
          <w:ilvl w:val="0"/>
          <w:numId w:val="42"/>
        </w:numPr>
      </w:pPr>
      <w:r w:rsidRPr="004A59D1">
        <w:t>Table 4 values produced by the pipeline for the 2024 analysis year match the 2024 depletion memo (Wolaver, 2025)</w:t>
      </w:r>
      <w:r w:rsidR="002F34A2" w:rsidRPr="004A59D1">
        <w:t xml:space="preserve">, and </w:t>
      </w:r>
    </w:p>
    <w:p w14:paraId="2ECC4068" w14:textId="0663BB51" w:rsidR="002F34A2" w:rsidRPr="004A59D1" w:rsidRDefault="002F34A2" w:rsidP="002F34A2">
      <w:pPr>
        <w:pStyle w:val="ListParagraph"/>
        <w:numPr>
          <w:ilvl w:val="0"/>
          <w:numId w:val="42"/>
        </w:numPr>
      </w:pPr>
      <w:r w:rsidRPr="004A59D1">
        <w:t xml:space="preserve">Monthly values of depletion above and below Otowi were calculated manually for 2025 </w:t>
      </w:r>
      <w:r w:rsidR="004A59D1">
        <w:t>(</w:t>
      </w:r>
      <w:r w:rsidR="004A59D1" w:rsidRPr="004A59D1">
        <w:rPr>
          <w:rFonts w:ascii="Consolas" w:hAnsi="Consolas"/>
        </w:rPr>
        <w:t>TABLE_4_Rio_Grande_Otowi_2025_MANUAL_VERIFY.xlsx</w:t>
      </w:r>
      <w:r w:rsidR="004A59D1">
        <w:t xml:space="preserve">). </w:t>
      </w:r>
      <w:r w:rsidRPr="004A59D1">
        <w:t xml:space="preserve">The manually calculated </w:t>
      </w:r>
      <w:r w:rsidR="004A59D1" w:rsidRPr="004A59D1">
        <w:t xml:space="preserve">monthly and </w:t>
      </w:r>
      <w:r w:rsidRPr="004A59D1">
        <w:t>total 2025 depletion</w:t>
      </w:r>
      <w:r w:rsidR="004A59D1" w:rsidRPr="004A59D1">
        <w:t xml:space="preserve"> values above and below Otowi</w:t>
      </w:r>
      <w:r w:rsidRPr="004A59D1">
        <w:t xml:space="preserve"> matched those calculated by the pipeline (</w:t>
      </w:r>
      <w:r w:rsidR="004A59D1" w:rsidRPr="004A59D1">
        <w:rPr>
          <w:rFonts w:ascii="Consolas" w:hAnsi="Consolas"/>
        </w:rPr>
        <w:t>TABLE_4_Rio_Grande_Otowi_2025.xlsx</w:t>
      </w:r>
      <w:r w:rsidRPr="004A59D1">
        <w:t>)</w:t>
      </w:r>
      <w:r w:rsidR="004A59D1" w:rsidRPr="004A59D1">
        <w:t>.</w:t>
      </w:r>
      <w:r w:rsidRPr="004A59D1">
        <w:t xml:space="preserve"> </w:t>
      </w:r>
    </w:p>
    <w:p w14:paraId="1BC6CEDB" w14:textId="24C8DE41" w:rsidR="002F34A2" w:rsidRDefault="002F34A2" w:rsidP="002F34A2">
      <w:r>
        <w:t xml:space="preserve">The two successful manual verifications of Table </w:t>
      </w:r>
      <w:r w:rsidR="004A59D1">
        <w:t>4</w:t>
      </w:r>
      <w:r>
        <w:t xml:space="preserve"> confirm that both the </w:t>
      </w:r>
      <w:r w:rsidR="004A59D1">
        <w:t xml:space="preserve">year N+1 </w:t>
      </w:r>
      <w:r>
        <w:t>chaining mechanism and the depletion calculation are working correctly.</w:t>
      </w:r>
    </w:p>
    <w:p w14:paraId="3E20820A" w14:textId="77777777" w:rsidR="007345CF" w:rsidRDefault="007345CF" w:rsidP="007345CF">
      <w:pPr>
        <w:pStyle w:val="Heading3"/>
      </w:pPr>
      <w:bookmarkStart w:id="347" w:name="X7821ad178b3afaadfbf7574ae8653eee7a6b489"/>
      <w:r>
        <w:t>5. Table 5 Verification: La Cienega Springs (Step 4)</w:t>
      </w:r>
      <w:bookmarkEnd w:id="347"/>
    </w:p>
    <w:p w14:paraId="4A5819E9" w14:textId="1C8EA99B" w:rsidR="00230AF9" w:rsidRDefault="007055DF" w:rsidP="00230AF9">
      <w:r>
        <w:t>A</w:t>
      </w:r>
      <w:r w:rsidR="007345CF">
        <w:t xml:space="preserve">nnual impacts </w:t>
      </w:r>
      <w:r>
        <w:t>to</w:t>
      </w:r>
      <w:r w:rsidR="007345CF">
        <w:t xml:space="preserve"> La Cienega Springs </w:t>
      </w:r>
      <w:r>
        <w:t xml:space="preserve">are reported </w:t>
      </w:r>
      <w:r w:rsidR="007345CF">
        <w:t xml:space="preserve">as </w:t>
      </w:r>
      <w:del w:id="348" w:author="Petronis, Laura, OSE" w:date="2026-03-11T14:02:00Z" w16du:dateUtc="2026-03-11T20:02:00Z">
        <w:r w:rsidR="007345CF" w:rsidDel="00AA44D3">
          <w:delText xml:space="preserve">cumulative </w:delText>
        </w:r>
      </w:del>
      <w:ins w:id="349" w:author="Petronis, Laura, OSE" w:date="2026-03-11T14:02:00Z" w16du:dateUtc="2026-03-11T20:02:00Z">
        <w:r w:rsidR="00AA44D3">
          <w:t xml:space="preserve">annual </w:t>
        </w:r>
      </w:ins>
      <w:r w:rsidR="007345CF">
        <w:t>depletion totals</w:t>
      </w:r>
      <w:r>
        <w:t xml:space="preserve"> in Table 5</w:t>
      </w:r>
      <w:r w:rsidR="007345CF">
        <w:t xml:space="preserve">. </w:t>
      </w:r>
      <w:r w:rsidR="00857110">
        <w:t>A</w:t>
      </w:r>
      <w:r w:rsidR="0093246B">
        <w:t> </w:t>
      </w:r>
      <w:r w:rsidR="00857110">
        <w:t xml:space="preserve">chaining mechanism is used for Table </w:t>
      </w:r>
      <w:r w:rsidR="00963690">
        <w:t>5</w:t>
      </w:r>
      <w:r w:rsidR="00857110">
        <w:t>, as was done with</w:t>
      </w:r>
      <w:r w:rsidR="007345CF">
        <w:t xml:space="preserve"> Table 3</w:t>
      </w:r>
      <w:r w:rsidR="00857110">
        <w:t>. In the c</w:t>
      </w:r>
      <w:r w:rsidR="007345CF">
        <w:t>haining mechanism year N results serve as the starting point, and only year N+1 through 2030 annual depletions are computed from the current MODFLOW run.</w:t>
      </w:r>
      <w:r w:rsidR="00857110">
        <w:t xml:space="preserve"> </w:t>
      </w:r>
      <w:r w:rsidR="00230AF9">
        <w:t>Two manual verifications of Table 5 results were done:</w:t>
      </w:r>
    </w:p>
    <w:p w14:paraId="2F07C6C3" w14:textId="77777777" w:rsidR="00230AF9" w:rsidRDefault="007345CF" w:rsidP="00230AF9">
      <w:pPr>
        <w:pStyle w:val="ListParagraph"/>
        <w:numPr>
          <w:ilvl w:val="0"/>
          <w:numId w:val="41"/>
        </w:numPr>
      </w:pPr>
      <w:r w:rsidRPr="00857110">
        <w:t>Table 5 values produced by the pipeline match the corresponding values in the 2024 depletion memo (Wolaver, 2025)</w:t>
      </w:r>
      <w:r w:rsidR="00230AF9">
        <w:t xml:space="preserve">, and </w:t>
      </w:r>
    </w:p>
    <w:p w14:paraId="4592DD46" w14:textId="508D24DD" w:rsidR="00E62BA6" w:rsidRDefault="0083469F" w:rsidP="00230AF9">
      <w:pPr>
        <w:pStyle w:val="ListParagraph"/>
        <w:numPr>
          <w:ilvl w:val="0"/>
          <w:numId w:val="41"/>
        </w:numPr>
      </w:pPr>
      <w:r>
        <w:t>Monthly values of La Cienega Springs depletion were also calculated manually fo</w:t>
      </w:r>
      <w:r w:rsidR="00ED4559">
        <w:t>r 2025 and summed</w:t>
      </w:r>
      <w:r w:rsidR="00B2680D">
        <w:t xml:space="preserve"> (</w:t>
      </w:r>
      <w:r w:rsidR="00B2680D" w:rsidRPr="00B2680D">
        <w:rPr>
          <w:rFonts w:ascii="Consolas" w:hAnsi="Consolas"/>
        </w:rPr>
        <w:t>TABLE_5_La_Cienega_Springs_2025_MANUAL_VERIFY.xlsx</w:t>
      </w:r>
      <w:r w:rsidR="00B2680D">
        <w:t>)</w:t>
      </w:r>
      <w:r w:rsidR="00230AF9">
        <w:t>.</w:t>
      </w:r>
      <w:r w:rsidR="00ED4559">
        <w:t xml:space="preserve"> The manually calculated total 2025 La Cienega Springs depletion </w:t>
      </w:r>
      <w:r w:rsidR="009E0197">
        <w:t>matched that calculated by the pipeline (</w:t>
      </w:r>
      <w:r w:rsidR="009E0197" w:rsidRPr="00230AF9">
        <w:rPr>
          <w:rFonts w:ascii="Consolas" w:hAnsi="Consolas"/>
        </w:rPr>
        <w:t>TABLE_5_La_Cienega_Springs_2025.xlsx</w:t>
      </w:r>
      <w:r w:rsidR="009E0197">
        <w:t>)</w:t>
      </w:r>
      <w:r w:rsidR="007345CF">
        <w:t xml:space="preserve"> </w:t>
      </w:r>
    </w:p>
    <w:p w14:paraId="54EEC76E" w14:textId="394F0183" w:rsidR="007345CF" w:rsidRDefault="00E62BA6" w:rsidP="00E62BA6">
      <w:r>
        <w:t xml:space="preserve">The two successful manual verifications of Table 5 </w:t>
      </w:r>
      <w:r w:rsidR="007345CF">
        <w:t xml:space="preserve">confirm that both the chaining mechanism and the depletion calculation are </w:t>
      </w:r>
      <w:r>
        <w:t>working</w:t>
      </w:r>
      <w:r w:rsidR="007345CF">
        <w:t xml:space="preserve"> correctly.</w:t>
      </w:r>
    </w:p>
    <w:p w14:paraId="6765B8B4" w14:textId="3AC40C50" w:rsidR="007345CF" w:rsidDel="00AA44D3" w:rsidRDefault="007345CF" w:rsidP="007345CF">
      <w:pPr>
        <w:pStyle w:val="Heading2"/>
        <w:rPr>
          <w:del w:id="350" w:author="Petronis, Laura, OSE" w:date="2026-03-11T14:04:00Z" w16du:dateUtc="2026-03-11T20:04:00Z"/>
        </w:rPr>
      </w:pPr>
      <w:bookmarkStart w:id="351" w:name="manual-validation"/>
      <w:del w:id="352" w:author="Petronis, Laura, OSE" w:date="2026-03-11T14:04:00Z" w16du:dateUtc="2026-03-11T20:04:00Z">
        <w:r w:rsidDel="00AA44D3">
          <w:delText>Manual Validation</w:delText>
        </w:r>
        <w:bookmarkEnd w:id="351"/>
      </w:del>
    </w:p>
    <w:p w14:paraId="446BAF47" w14:textId="7413C401" w:rsidR="007345CF" w:rsidDel="00AA44D3" w:rsidRDefault="007345CF" w:rsidP="00DA70B6">
      <w:pPr>
        <w:rPr>
          <w:del w:id="353" w:author="Petronis, Laura, OSE" w:date="2026-03-11T14:04:00Z" w16du:dateUtc="2026-03-11T20:04:00Z"/>
        </w:rPr>
      </w:pPr>
      <w:del w:id="354" w:author="Petronis, Laura, OSE" w:date="2026-03-11T14:04:00Z" w16du:dateUtc="2026-03-11T20:04:00Z">
        <w:r w:rsidDel="00AA44D3">
          <w:delText>Manual validation confirms that pipeline outputs are physically reasonable and consistent with independent data sources.</w:delText>
        </w:r>
      </w:del>
    </w:p>
    <w:p w14:paraId="7230011E" w14:textId="59D695FA" w:rsidR="007345CF" w:rsidRDefault="007345CF" w:rsidP="007345CF">
      <w:pPr>
        <w:pStyle w:val="Heading3"/>
      </w:pPr>
      <w:r>
        <w:t xml:space="preserve">6. 2024 </w:t>
      </w:r>
      <w:r w:rsidR="003037A9">
        <w:t>Replication</w:t>
      </w:r>
    </w:p>
    <w:p w14:paraId="15224E0F" w14:textId="20EC8433" w:rsidR="003037A9" w:rsidRDefault="003037A9" w:rsidP="00DA70B6">
      <w:r w:rsidRPr="003037A9">
        <w:t xml:space="preserve">All five output tables (Tables 1–5) produced by the pipeline for the 2024 analysis year were compared to the verified 2024 depletion memo (Wolaver, 2025). Tables 1 and 2 (pumping summaries) agreed within 0.01 </w:t>
      </w:r>
      <w:r w:rsidR="000A4428">
        <w:t>ac-ft</w:t>
      </w:r>
      <w:r w:rsidRPr="003037A9">
        <w:t xml:space="preserve">, attributable to minor rounding differences between Excel and Python floating-point representation. Tables 3, 4, and 5 (depletion tables) </w:t>
      </w:r>
      <w:r w:rsidR="00E92459">
        <w:t xml:space="preserve">essentially </w:t>
      </w:r>
      <w:r w:rsidRPr="003037A9">
        <w:t>matched the 2024 memo values exactly. This critical software quality check confirms that the pipeline faithfully reproduces the complete set of previously verified results</w:t>
      </w:r>
      <w:r>
        <w:t>.</w:t>
      </w:r>
    </w:p>
    <w:p w14:paraId="61C796C6" w14:textId="77777777" w:rsidR="007345CF" w:rsidRDefault="007345CF" w:rsidP="007345CF">
      <w:pPr>
        <w:pStyle w:val="Heading3"/>
      </w:pPr>
      <w:bookmarkStart w:id="355" w:name="X336ffdcd7d370f6001325101a3d87088fb1c731"/>
      <w:r>
        <w:lastRenderedPageBreak/>
        <w:t>7. Anomalous Value Investigation and City Follow-Up</w:t>
      </w:r>
      <w:bookmarkEnd w:id="355"/>
    </w:p>
    <w:p w14:paraId="40F024AA" w14:textId="36C3123E" w:rsidR="007345CF" w:rsidRDefault="00E92459" w:rsidP="00DA70B6">
      <w:r>
        <w:t xml:space="preserve">The automated pipeline flagged two items requiring human review </w:t>
      </w:r>
      <w:r w:rsidR="007345CF">
        <w:t>for the 2025 analysis year</w:t>
      </w:r>
      <w:r w:rsidR="00716B7C">
        <w:t>.  The pipeline was executed using the p</w:t>
      </w:r>
      <w:r w:rsidR="007345CF">
        <w:t xml:space="preserve">lan documented in </w:t>
      </w:r>
      <w:r w:rsidR="007345CF">
        <w:rPr>
          <w:rStyle w:val="VerbatimChar"/>
        </w:rPr>
        <w:t>.claude/plans/P_FULL_PIPELINE_2024_2025_PLAN.md</w:t>
      </w:r>
      <w:r w:rsidR="007345CF">
        <w:t xml:space="preserve"> </w:t>
      </w:r>
      <w:r w:rsidR="00AF1321">
        <w:t>and</w:t>
      </w:r>
      <w:r w:rsidR="007345CF">
        <w:t xml:space="preserve"> results</w:t>
      </w:r>
      <w:r w:rsidR="00AF1321">
        <w:t xml:space="preserve"> of executing this plan were </w:t>
      </w:r>
      <w:r w:rsidR="007345CF">
        <w:t xml:space="preserve">recorded in </w:t>
      </w:r>
      <w:r w:rsidR="007345CF">
        <w:rPr>
          <w:rStyle w:val="VerbatimChar"/>
        </w:rPr>
        <w:t>.claude/plans/P_FULL_PIPELINE_2024_2025_OUTPUT.md</w:t>
      </w:r>
      <w:r w:rsidR="007345CF">
        <w:t>)</w:t>
      </w:r>
      <w:r w:rsidR="00AF1321">
        <w:t>. The two items flagged area</w:t>
      </w:r>
      <w:r w:rsidR="007345CF">
        <w:t>:</w:t>
      </w:r>
    </w:p>
    <w:p w14:paraId="57BB5577" w14:textId="495EFE0E" w:rsidR="007345CF" w:rsidRDefault="007345CF" w:rsidP="00AE39E7">
      <w:pPr>
        <w:pStyle w:val="ListParagraph"/>
        <w:numPr>
          <w:ilvl w:val="1"/>
          <w:numId w:val="14"/>
        </w:numPr>
      </w:pPr>
      <w:r w:rsidRPr="00AE39E7">
        <w:rPr>
          <w:b/>
        </w:rPr>
        <w:t>May 2025 low-pumping anomaly.</w:t>
      </w:r>
      <w:r>
        <w:t xml:space="preserve"> The historical bounds check flagged May 2025 total pumping as anomalously low compared to the 2022–2024 historical range. This flag was investigated by contacting the City of Santa Fe to verify the source data</w:t>
      </w:r>
      <w:r w:rsidR="00AE39E7">
        <w:t xml:space="preserve"> (</w:t>
      </w:r>
      <w:r w:rsidR="00606595">
        <w:t>Personal Communication from Christopher Helvey to Brad Wolaver, February 25, 2026)</w:t>
      </w:r>
      <w:r>
        <w:t>. The City confirmed that the May 2025 pumping values in the CSV are correct and reflect actual operational conditions during that month.</w:t>
      </w:r>
    </w:p>
    <w:p w14:paraId="48CA898D" w14:textId="0DB9C1FA" w:rsidR="007345CF" w:rsidRDefault="007345CF" w:rsidP="00AE39E7">
      <w:pPr>
        <w:pStyle w:val="ListParagraph"/>
        <w:numPr>
          <w:ilvl w:val="1"/>
          <w:numId w:val="14"/>
        </w:numPr>
      </w:pPr>
      <w:r w:rsidRPr="00AE39E7">
        <w:rPr>
          <w:b/>
        </w:rPr>
        <w:t>Year-over-year percentage change flag.</w:t>
      </w:r>
      <w:r>
        <w:t xml:space="preserve"> The temporal consistency check flagged a year-over-year percentage change attributable to the low May 2025 pumping. Based on the City’s confirmation that the underlying data are correct, this flag was reviewed and determined to be acceptable</w:t>
      </w:r>
      <w:r w:rsidR="00060C6B">
        <w:t>. T</w:t>
      </w:r>
      <w:r>
        <w:t xml:space="preserve">he percentage change reflects a genuine operational variation </w:t>
      </w:r>
      <w:r w:rsidR="00F12B29">
        <w:t xml:space="preserve">in 2025 compared to 2022–2024 </w:t>
      </w:r>
      <w:r>
        <w:t>rather than a data error.</w:t>
      </w:r>
    </w:p>
    <w:p w14:paraId="1D0BBF77" w14:textId="319A67FF" w:rsidR="007345CF" w:rsidRDefault="007345CF" w:rsidP="00DA70B6">
      <w:r>
        <w:t xml:space="preserve">Both flags were resolved through </w:t>
      </w:r>
      <w:r w:rsidR="00C46CF5">
        <w:t>communicating</w:t>
      </w:r>
      <w:r>
        <w:t xml:space="preserve"> with the </w:t>
      </w:r>
      <w:r w:rsidR="00F12B29">
        <w:t xml:space="preserve">City of Santa Fe, demonstrating </w:t>
      </w:r>
      <w:r>
        <w:t>the intended interaction between the automated flagging system and manual review</w:t>
      </w:r>
      <w:r w:rsidR="00F12B29">
        <w:t xml:space="preserve">. </w:t>
      </w:r>
    </w:p>
    <w:p w14:paraId="7F1BC841" w14:textId="77777777" w:rsidR="001E336A" w:rsidRDefault="001E336A" w:rsidP="0062643D"/>
    <w:p w14:paraId="0BC08E5F" w14:textId="3CCEB84C" w:rsidR="00772B8A" w:rsidRDefault="00772B8A">
      <w:pPr>
        <w:spacing w:after="160" w:line="259" w:lineRule="auto"/>
        <w:jc w:val="left"/>
        <w:rPr>
          <w:b/>
          <w:bCs/>
          <w:caps/>
          <w:sz w:val="28"/>
          <w:szCs w:val="28"/>
        </w:rPr>
      </w:pPr>
      <w:bookmarkStart w:id="356" w:name="part-i-verification"/>
    </w:p>
    <w:p w14:paraId="33ED33A0" w14:textId="77777777" w:rsidR="007345CF" w:rsidRDefault="007345CF">
      <w:pPr>
        <w:spacing w:after="160" w:line="259" w:lineRule="auto"/>
        <w:jc w:val="left"/>
        <w:rPr>
          <w:b/>
          <w:bCs/>
          <w:caps/>
          <w:sz w:val="28"/>
          <w:szCs w:val="28"/>
        </w:rPr>
      </w:pPr>
      <w:r>
        <w:br w:type="page"/>
      </w:r>
    </w:p>
    <w:p w14:paraId="75E4E7B4" w14:textId="1BFF8064" w:rsidR="00BC06B1" w:rsidRPr="00BC06B1" w:rsidRDefault="00BC06B1" w:rsidP="00BC06B1">
      <w:pPr>
        <w:pStyle w:val="Heading1"/>
      </w:pPr>
      <w:r w:rsidRPr="00BC06B1">
        <w:lastRenderedPageBreak/>
        <w:t xml:space="preserve">Part </w:t>
      </w:r>
      <w:r w:rsidR="001E336A">
        <w:t>I</w:t>
      </w:r>
      <w:r w:rsidRPr="00BC06B1">
        <w:t xml:space="preserve">I: </w:t>
      </w:r>
      <w:r w:rsidR="001E336A">
        <w:t xml:space="preserve">Automated </w:t>
      </w:r>
      <w:r w:rsidRPr="00BC06B1">
        <w:t>Verification</w:t>
      </w:r>
      <w:bookmarkEnd w:id="356"/>
    </w:p>
    <w:p w14:paraId="6999DDD9" w14:textId="712C4215" w:rsidR="00BC06B1" w:rsidRDefault="001E336A" w:rsidP="00DC1CFE">
      <w:r>
        <w:t xml:space="preserve">These automated checks execute </w:t>
      </w:r>
      <w:r w:rsidR="00963690">
        <w:t xml:space="preserve">without manual intervention </w:t>
      </w:r>
      <w:r>
        <w:t xml:space="preserve">every time the pipeline runs and produce a machine-readable record of what was checked and whether it passed. </w:t>
      </w:r>
      <w:r w:rsidR="00BC06B1">
        <w:t xml:space="preserve">Verification confirms that </w:t>
      </w:r>
      <w:r w:rsidR="00516E46">
        <w:t xml:space="preserve">computations in the </w:t>
      </w:r>
      <w:r w:rsidR="00BC06B1">
        <w:t xml:space="preserve">pipeline </w:t>
      </w:r>
      <w:r w:rsidR="00516E46">
        <w:t xml:space="preserve">are correct, </w:t>
      </w:r>
      <w:r w:rsidR="00BC06B1">
        <w:t>formulas are implemented accurately, units are converted properly, and the numerical model converged to a stable solution.</w:t>
      </w:r>
    </w:p>
    <w:p w14:paraId="4EE0B89B" w14:textId="39DF1FEC" w:rsidR="00BC06B1" w:rsidRDefault="0004215D" w:rsidP="0004215D">
      <w:pPr>
        <w:pStyle w:val="Heading2"/>
      </w:pPr>
      <w:bookmarkStart w:id="357" w:name="input-data-quality-validation"/>
      <w:r>
        <w:t xml:space="preserve">1. </w:t>
      </w:r>
      <w:r w:rsidR="00BC06B1">
        <w:t>Input Data Quality Validation</w:t>
      </w:r>
      <w:bookmarkEnd w:id="357"/>
    </w:p>
    <w:p w14:paraId="1E16E5EE" w14:textId="3AE2AD2A" w:rsidR="00BC06B1" w:rsidRDefault="00BC06B1" w:rsidP="00D373FA">
      <w:r>
        <w:t xml:space="preserve">Before any computation begins, the pipeline validates the raw daily pumping data received from the City of Santa Fe. These checks run during Step 1 (data ingestion) and prevent bad data from propagating into MODFLOW input files and </w:t>
      </w:r>
      <w:del w:id="358" w:author="Petronis, Laura, OSE" w:date="2026-03-11T14:05:00Z" w16du:dateUtc="2026-03-11T20:05:00Z">
        <w:r w:rsidDel="005A733B">
          <w:delText xml:space="preserve">downstream </w:delText>
        </w:r>
      </w:del>
      <w:ins w:id="359" w:author="Petronis, Laura, OSE" w:date="2026-03-11T14:05:00Z" w16du:dateUtc="2026-03-11T20:05:00Z">
        <w:r w:rsidR="005A733B">
          <w:t xml:space="preserve">resulting </w:t>
        </w:r>
      </w:ins>
      <w:r>
        <w:t>depletion tables.</w:t>
      </w:r>
    </w:p>
    <w:p w14:paraId="29A95C56" w14:textId="77777777" w:rsidR="001D7C8B" w:rsidRDefault="00BC06B1" w:rsidP="00D373FA">
      <w:r>
        <w:rPr>
          <w:b/>
        </w:rPr>
        <w:t>Daily record screening.</w:t>
      </w:r>
      <w:r>
        <w:t xml:space="preserve"> Every daily pumping value for all 13 Buckman wells is checked for three categories of invalid data: </w:t>
      </w:r>
    </w:p>
    <w:p w14:paraId="1C81584C" w14:textId="77777777" w:rsidR="001D7C8B" w:rsidRDefault="001D7C8B" w:rsidP="001D7C8B">
      <w:pPr>
        <w:pStyle w:val="ListParagraph"/>
        <w:numPr>
          <w:ilvl w:val="0"/>
          <w:numId w:val="43"/>
        </w:numPr>
      </w:pPr>
      <w:r>
        <w:t>N</w:t>
      </w:r>
      <w:r w:rsidR="00BC06B1">
        <w:t xml:space="preserve">egative values (physically impossible), </w:t>
      </w:r>
    </w:p>
    <w:p w14:paraId="0DB5112F" w14:textId="77777777" w:rsidR="001D7C8B" w:rsidRDefault="001D7C8B" w:rsidP="001D7C8B">
      <w:pPr>
        <w:pStyle w:val="ListParagraph"/>
        <w:numPr>
          <w:ilvl w:val="0"/>
          <w:numId w:val="43"/>
        </w:numPr>
      </w:pPr>
      <w:r>
        <w:t>B</w:t>
      </w:r>
      <w:r w:rsidR="00BC06B1">
        <w:t xml:space="preserve">lank or NaN entries (missing data), and </w:t>
      </w:r>
    </w:p>
    <w:p w14:paraId="611A08BF" w14:textId="77777777" w:rsidR="001D7C8B" w:rsidRDefault="001D7C8B" w:rsidP="001D7C8B">
      <w:pPr>
        <w:pStyle w:val="ListParagraph"/>
        <w:numPr>
          <w:ilvl w:val="0"/>
          <w:numId w:val="43"/>
        </w:numPr>
      </w:pPr>
      <w:r>
        <w:t>N</w:t>
      </w:r>
      <w:r w:rsidR="00BC06B1">
        <w:t xml:space="preserve">on-numeric entries (data entry errors). </w:t>
      </w:r>
    </w:p>
    <w:p w14:paraId="6F7FAA35" w14:textId="4599DF4E" w:rsidR="00BC06B1" w:rsidRDefault="00BC06B1" w:rsidP="001D7C8B">
      <w:r>
        <w:t>Zero values are treated as valid. Any flagged value is recorded in a quality flag register</w:t>
      </w:r>
      <w:r w:rsidR="00937338">
        <w:t xml:space="preserve"> (defined in </w:t>
      </w:r>
      <w:r w:rsidR="00937338" w:rsidRPr="009E7377">
        <w:rPr>
          <w:rFonts w:ascii="Consolas" w:hAnsi="Consolas"/>
        </w:rPr>
        <w:t>src/pipeline_manifest.py</w:t>
      </w:r>
      <w:r w:rsidR="00937338">
        <w:t xml:space="preserve"> and output to</w:t>
      </w:r>
      <w:r w:rsidR="009E7377" w:rsidRPr="009E7377">
        <w:t xml:space="preserve"> </w:t>
      </w:r>
      <w:r w:rsidR="009E7377" w:rsidRPr="009E7377">
        <w:rPr>
          <w:rFonts w:ascii="Consolas" w:hAnsi="Consolas"/>
        </w:rPr>
        <w:t>output/manifests/</w:t>
      </w:r>
      <w:r w:rsidR="009E7377">
        <w:t>)</w:t>
      </w:r>
      <w:r>
        <w:t xml:space="preserve"> that propagates through the monthly aggregation, ensuring that months containing suspect data are marked in the output tables.</w:t>
      </w:r>
    </w:p>
    <w:p w14:paraId="0FB1AFCA" w14:textId="6BAA8FBE" w:rsidR="00BC06B1" w:rsidRDefault="00BC06B1" w:rsidP="00D373FA">
      <w:r>
        <w:rPr>
          <w:b/>
        </w:rPr>
        <w:t>Three-tier daily sum verification.</w:t>
      </w:r>
      <w:r>
        <w:t xml:space="preserve"> For each day, the pipeline independently sums the 13 individual well values and compares the result to the </w:t>
      </w:r>
      <w:commentRangeStart w:id="360"/>
      <w:r>
        <w:t>Buckman Well Field</w:t>
      </w:r>
      <w:ins w:id="361" w:author="Wolaver, Brad, OSE" w:date="2026-03-17T13:36:00Z" w16du:dateUtc="2026-03-17T19:36:00Z">
        <w:r w:rsidR="00CF3F47">
          <w:t xml:space="preserve"> Pumping</w:t>
        </w:r>
      </w:ins>
      <w:r>
        <w:t xml:space="preserve"> </w:t>
      </w:r>
      <w:commentRangeEnd w:id="360"/>
      <w:r w:rsidR="00846F98">
        <w:rPr>
          <w:rStyle w:val="CommentReference"/>
          <w:sz w:val="24"/>
          <w:szCs w:val="24"/>
        </w:rPr>
        <w:commentReference w:id="360"/>
      </w:r>
      <w:r>
        <w:t>(BWP) total column provided in the source CSV. Discrepancies are classified into three severity tiers:</w:t>
      </w:r>
    </w:p>
    <w:p w14:paraId="2EB187AA" w14:textId="77777777" w:rsidR="00BC06B1" w:rsidRDefault="00BC06B1" w:rsidP="00D373FA">
      <w:pPr>
        <w:pStyle w:val="ListParagraph"/>
        <w:numPr>
          <w:ilvl w:val="0"/>
          <w:numId w:val="37"/>
        </w:numPr>
      </w:pPr>
      <w:r w:rsidRPr="00F2415E">
        <w:rPr>
          <w:b/>
          <w:bCs/>
          <w:iCs/>
        </w:rPr>
        <w:t xml:space="preserve">Tier 1 (noise): </w:t>
      </w:r>
      <w:r>
        <w:t>BWP total is nonzero but below 0.0015 MGD. These values fall below the database precision threshold (100-gallon rounding in the City’s SCADA system) and are flagged as informational only.</w:t>
      </w:r>
    </w:p>
    <w:p w14:paraId="6BAE4FD5" w14:textId="7CA7BC23" w:rsidR="00BC06B1" w:rsidRDefault="00BC06B1" w:rsidP="00D373FA">
      <w:pPr>
        <w:pStyle w:val="ListParagraph"/>
        <w:numPr>
          <w:ilvl w:val="0"/>
          <w:numId w:val="37"/>
        </w:numPr>
      </w:pPr>
      <w:r w:rsidRPr="00F2415E">
        <w:rPr>
          <w:b/>
          <w:bCs/>
          <w:iCs/>
        </w:rPr>
        <w:t>Tier 2 (formula error):</w:t>
      </w:r>
      <w:r>
        <w:t xml:space="preserve"> All 13 well values are zero but the BWP total exceeds 0.0015</w:t>
      </w:r>
      <w:r w:rsidR="00D97204">
        <w:t> </w:t>
      </w:r>
      <w:r>
        <w:t xml:space="preserve">MGD. This indicates a formula error in the source CSV </w:t>
      </w:r>
      <w:r w:rsidR="00496B36">
        <w:t xml:space="preserve">in that </w:t>
      </w:r>
      <w:r>
        <w:t>the total is computing a nonzero value from zero inputs.</w:t>
      </w:r>
    </w:p>
    <w:p w14:paraId="7806DDA2" w14:textId="7FE050F2" w:rsidR="00D97204" w:rsidRDefault="00BC06B1" w:rsidP="00D373FA">
      <w:pPr>
        <w:pStyle w:val="ListParagraph"/>
        <w:numPr>
          <w:ilvl w:val="0"/>
          <w:numId w:val="37"/>
        </w:numPr>
      </w:pPr>
      <w:r w:rsidRPr="00F2415E">
        <w:rPr>
          <w:b/>
          <w:bCs/>
          <w:iCs/>
        </w:rPr>
        <w:t>Tier 3 (rounding):</w:t>
      </w:r>
      <w:r>
        <w:t xml:space="preserve"> The absolute difference between the computed sum and the BWP total is compared against </w:t>
      </w:r>
      <w:r w:rsidR="00D97204">
        <w:t>three</w:t>
      </w:r>
      <w:r>
        <w:t xml:space="preserve"> thresholds</w:t>
      </w:r>
      <w:r w:rsidR="00496B36">
        <w:t>:</w:t>
      </w:r>
    </w:p>
    <w:p w14:paraId="18578D68" w14:textId="4520DC61" w:rsidR="00D97204" w:rsidRDefault="00D97204" w:rsidP="00D97204">
      <w:pPr>
        <w:pStyle w:val="ListParagraph"/>
        <w:numPr>
          <w:ilvl w:val="2"/>
          <w:numId w:val="14"/>
        </w:numPr>
      </w:pPr>
      <w:r>
        <w:t>D</w:t>
      </w:r>
      <w:r w:rsidR="00BC06B1">
        <w:t xml:space="preserve">ifferences </w:t>
      </w:r>
      <w:r>
        <w:t>&lt;</w:t>
      </w:r>
      <w:r w:rsidR="00BC06B1">
        <w:t>0.001 MGD pass silently</w:t>
      </w:r>
      <w:r>
        <w:t>,</w:t>
      </w:r>
    </w:p>
    <w:p w14:paraId="57CE7E3D" w14:textId="1B0041E8" w:rsidR="00D97204" w:rsidRDefault="00D97204" w:rsidP="00D97204">
      <w:pPr>
        <w:pStyle w:val="ListParagraph"/>
        <w:numPr>
          <w:ilvl w:val="2"/>
          <w:numId w:val="14"/>
        </w:numPr>
      </w:pPr>
      <w:r>
        <w:t>D</w:t>
      </w:r>
      <w:r w:rsidR="00BC06B1">
        <w:t xml:space="preserve">ifferences </w:t>
      </w:r>
      <w:commentRangeStart w:id="362"/>
      <w:commentRangeStart w:id="363"/>
      <w:commentRangeStart w:id="364"/>
      <w:commentRangeStart w:id="365"/>
      <w:r w:rsidR="00BC06B1">
        <w:t>0.001</w:t>
      </w:r>
      <w:r w:rsidR="0081444F">
        <w:t>–</w:t>
      </w:r>
      <w:r w:rsidR="00BC06B1">
        <w:t xml:space="preserve">0.005 MGD </w:t>
      </w:r>
      <w:commentRangeEnd w:id="362"/>
      <w:r w:rsidR="00846F98">
        <w:rPr>
          <w:rStyle w:val="CommentReference"/>
          <w:sz w:val="24"/>
          <w:szCs w:val="24"/>
        </w:rPr>
        <w:commentReference w:id="362"/>
      </w:r>
      <w:commentRangeEnd w:id="363"/>
      <w:r w:rsidR="007E1EBD">
        <w:rPr>
          <w:rStyle w:val="CommentReference"/>
          <w:sz w:val="24"/>
          <w:szCs w:val="24"/>
        </w:rPr>
        <w:commentReference w:id="363"/>
      </w:r>
      <w:commentRangeEnd w:id="364"/>
      <w:r w:rsidR="007A77D3">
        <w:rPr>
          <w:rStyle w:val="CommentReference"/>
          <w:sz w:val="24"/>
          <w:szCs w:val="24"/>
        </w:rPr>
        <w:commentReference w:id="364"/>
      </w:r>
      <w:commentRangeEnd w:id="365"/>
      <w:r w:rsidR="008E35E3">
        <w:rPr>
          <w:rStyle w:val="CommentReference"/>
          <w:sz w:val="24"/>
          <w:szCs w:val="24"/>
        </w:rPr>
        <w:commentReference w:id="365"/>
      </w:r>
      <w:r w:rsidR="00BC06B1">
        <w:t xml:space="preserve">are flagged as informational (expected Excel rounding), and </w:t>
      </w:r>
    </w:p>
    <w:p w14:paraId="19399EBC" w14:textId="6C24F269" w:rsidR="00BC06B1" w:rsidRDefault="00D97204" w:rsidP="00D97204">
      <w:pPr>
        <w:pStyle w:val="ListParagraph"/>
        <w:numPr>
          <w:ilvl w:val="2"/>
          <w:numId w:val="14"/>
        </w:numPr>
      </w:pPr>
      <w:r>
        <w:t>D</w:t>
      </w:r>
      <w:r w:rsidR="00BC06B1">
        <w:t xml:space="preserve">ifferences </w:t>
      </w:r>
      <w:r w:rsidR="0081444F">
        <w:t>&gt;</w:t>
      </w:r>
      <w:r w:rsidR="00BC06B1">
        <w:t>0.005 MGD are flagged as errors requiring CSV review.</w:t>
      </w:r>
    </w:p>
    <w:p w14:paraId="528B4B9E" w14:textId="667AA2A6" w:rsidR="00BC06B1" w:rsidRDefault="00BC06B1" w:rsidP="00BA2284">
      <w:r>
        <w:rPr>
          <w:b/>
        </w:rPr>
        <w:t>Annual sum verification.</w:t>
      </w:r>
      <w:r>
        <w:t xml:space="preserve"> After monthly aggregation, the pipeline sums all 12 monthly totals for each well and compares the result to the annual sum row in the source CSV. The tolerance is </w:t>
      </w:r>
      <w:commentRangeStart w:id="366"/>
      <w:commentRangeStart w:id="367"/>
      <w:commentRangeStart w:id="368"/>
      <w:r>
        <w:lastRenderedPageBreak/>
        <w:t>0.01</w:t>
      </w:r>
      <w:r w:rsidR="00BA2284">
        <w:t> </w:t>
      </w:r>
      <w:r>
        <w:t xml:space="preserve">MG </w:t>
      </w:r>
      <w:commentRangeEnd w:id="366"/>
      <w:r w:rsidR="00846F98">
        <w:rPr>
          <w:rStyle w:val="CommentReference"/>
          <w:sz w:val="24"/>
          <w:szCs w:val="24"/>
        </w:rPr>
        <w:commentReference w:id="366"/>
      </w:r>
      <w:commentRangeEnd w:id="367"/>
      <w:r w:rsidR="00182701">
        <w:rPr>
          <w:rStyle w:val="CommentReference"/>
          <w:sz w:val="24"/>
          <w:szCs w:val="24"/>
        </w:rPr>
        <w:commentReference w:id="367"/>
      </w:r>
      <w:commentRangeEnd w:id="368"/>
      <w:r w:rsidR="00FF7455">
        <w:rPr>
          <w:rStyle w:val="CommentReference"/>
          <w:sz w:val="24"/>
          <w:szCs w:val="24"/>
        </w:rPr>
        <w:commentReference w:id="368"/>
      </w:r>
      <w:r>
        <w:t>(10,000 gallons). A mismatch indicates either a missing month in the aggregation or a discrepancy in the source data.</w:t>
      </w:r>
    </w:p>
    <w:p w14:paraId="44E0C484" w14:textId="655F50B6" w:rsidR="00BC06B1" w:rsidRDefault="0004215D">
      <w:pPr>
        <w:pStyle w:val="Heading2"/>
      </w:pPr>
      <w:r>
        <w:t xml:space="preserve">2. </w:t>
      </w:r>
      <w:bookmarkStart w:id="369" w:name="unit-conversion-accuracy"/>
      <w:r w:rsidR="00BC06B1">
        <w:t>Unit Conversion Accuracy</w:t>
      </w:r>
      <w:bookmarkEnd w:id="369"/>
    </w:p>
    <w:p w14:paraId="1DE2E1A7" w14:textId="77777777" w:rsidR="005750A0" w:rsidRDefault="00BC06B1" w:rsidP="00860042">
      <w:r>
        <w:t>The pipeline converts between three unit systems</w:t>
      </w:r>
      <w:r w:rsidR="00BA2284">
        <w:t>:</w:t>
      </w:r>
    </w:p>
    <w:p w14:paraId="782A5293" w14:textId="33BFD6F7" w:rsidR="005750A0" w:rsidRDefault="005750A0" w:rsidP="005750A0">
      <w:pPr>
        <w:pStyle w:val="ListParagraph"/>
        <w:numPr>
          <w:ilvl w:val="1"/>
          <w:numId w:val="44"/>
        </w:numPr>
      </w:pPr>
      <w:r>
        <w:t>M</w:t>
      </w:r>
      <w:r w:rsidR="00A45C04">
        <w:t>illion gallons (MG) and million gallons per day (MGD), the units used in the City of Santa Fe's pumping records</w:t>
      </w:r>
      <w:r w:rsidR="00BC06B1">
        <w:t xml:space="preserve">, </w:t>
      </w:r>
    </w:p>
    <w:p w14:paraId="6C59DBCA" w14:textId="4E43B1E0" w:rsidR="005750A0" w:rsidRDefault="005750A0" w:rsidP="005750A0">
      <w:pPr>
        <w:pStyle w:val="ListParagraph"/>
        <w:numPr>
          <w:ilvl w:val="1"/>
          <w:numId w:val="44"/>
        </w:numPr>
      </w:pPr>
      <w:r>
        <w:t>C</w:t>
      </w:r>
      <w:r w:rsidR="00A45C04">
        <w:t xml:space="preserve">ubic feet per second (cfs), the volumetric rate used in MODFLOW well input files, and </w:t>
      </w:r>
    </w:p>
    <w:p w14:paraId="30C747A7" w14:textId="6C8E32AB" w:rsidR="00AC0E75" w:rsidRDefault="005750A0" w:rsidP="005750A0">
      <w:pPr>
        <w:pStyle w:val="ListParagraph"/>
        <w:numPr>
          <w:ilvl w:val="1"/>
          <w:numId w:val="44"/>
        </w:numPr>
      </w:pPr>
      <w:r>
        <w:t>A</w:t>
      </w:r>
      <w:r w:rsidR="00A45C04">
        <w:t>cre-feet (</w:t>
      </w:r>
      <w:r w:rsidR="000A4428">
        <w:t>ac-ft</w:t>
      </w:r>
      <w:r w:rsidR="00A45C04">
        <w:t xml:space="preserve">), the reporting unit for the State Engineer. </w:t>
      </w:r>
    </w:p>
    <w:p w14:paraId="00DA859E" w14:textId="3F94211E" w:rsidR="00860042" w:rsidRDefault="00A45C04" w:rsidP="00AC0E75">
      <w:r>
        <w:t>A conversion error at any stage would propagate through all downstream tables.</w:t>
      </w:r>
    </w:p>
    <w:p w14:paraId="0CDAB849" w14:textId="0030A774" w:rsidR="00BC06B1" w:rsidRDefault="00860042" w:rsidP="00860042">
      <w:r>
        <w:t>C</w:t>
      </w:r>
      <w:r w:rsidR="00BC06B1">
        <w:t>onversion formulas:</w:t>
      </w:r>
    </w:p>
    <w:tbl>
      <w:tblPr>
        <w:tblStyle w:val="TableGrid"/>
        <w:tblW w:w="0" w:type="auto"/>
        <w:tblLook w:val="04A0" w:firstRow="1" w:lastRow="0" w:firstColumn="1" w:lastColumn="0" w:noHBand="0" w:noVBand="1"/>
      </w:tblPr>
      <w:tblGrid>
        <w:gridCol w:w="1075"/>
        <w:gridCol w:w="1260"/>
        <w:gridCol w:w="4677"/>
        <w:gridCol w:w="2338"/>
      </w:tblGrid>
      <w:tr w:rsidR="00847538" w14:paraId="60915300" w14:textId="77777777" w:rsidTr="00847538">
        <w:tc>
          <w:tcPr>
            <w:tcW w:w="1075" w:type="dxa"/>
          </w:tcPr>
          <w:p w14:paraId="3882200E" w14:textId="380B0B23" w:rsidR="00847538" w:rsidRDefault="00847538" w:rsidP="00860042">
            <w:r>
              <w:t>From</w:t>
            </w:r>
          </w:p>
        </w:tc>
        <w:tc>
          <w:tcPr>
            <w:tcW w:w="1260" w:type="dxa"/>
          </w:tcPr>
          <w:p w14:paraId="7314818A" w14:textId="7B6047A7" w:rsidR="00847538" w:rsidRDefault="00847538" w:rsidP="00860042">
            <w:r>
              <w:t>To</w:t>
            </w:r>
          </w:p>
        </w:tc>
        <w:tc>
          <w:tcPr>
            <w:tcW w:w="4677" w:type="dxa"/>
          </w:tcPr>
          <w:p w14:paraId="74BA7DC5" w14:textId="1B6601F7" w:rsidR="00847538" w:rsidRDefault="00847538" w:rsidP="00860042">
            <w:r>
              <w:t>Formula</w:t>
            </w:r>
          </w:p>
        </w:tc>
        <w:tc>
          <w:tcPr>
            <w:tcW w:w="2338" w:type="dxa"/>
          </w:tcPr>
          <w:p w14:paraId="3177EB79" w14:textId="73D3FC06" w:rsidR="00847538" w:rsidRDefault="00847538" w:rsidP="00860042">
            <w:r>
              <w:t>Used in</w:t>
            </w:r>
          </w:p>
        </w:tc>
      </w:tr>
      <w:tr w:rsidR="00847538" w14:paraId="1BB7A599" w14:textId="77777777" w:rsidTr="00847538">
        <w:tc>
          <w:tcPr>
            <w:tcW w:w="1075" w:type="dxa"/>
          </w:tcPr>
          <w:p w14:paraId="422A233B" w14:textId="728A30CC" w:rsidR="00847538" w:rsidRDefault="00847538" w:rsidP="00860042">
            <w:r>
              <w:t>MG</w:t>
            </w:r>
          </w:p>
        </w:tc>
        <w:tc>
          <w:tcPr>
            <w:tcW w:w="1260" w:type="dxa"/>
          </w:tcPr>
          <w:p w14:paraId="65966E6A" w14:textId="34435402" w:rsidR="00847538" w:rsidRDefault="000A4428" w:rsidP="00860042">
            <w:r>
              <w:t>ac-ft</w:t>
            </w:r>
          </w:p>
        </w:tc>
        <w:tc>
          <w:tcPr>
            <w:tcW w:w="4677" w:type="dxa"/>
          </w:tcPr>
          <w:p w14:paraId="5716CC7F" w14:textId="26B536DB" w:rsidR="00847538" w:rsidRDefault="00847538" w:rsidP="00860042">
            <w:r>
              <w:t xml:space="preserve">MG </w:t>
            </w:r>
            <w:r w:rsidR="00C4098E">
              <w:rPr>
                <w:rStyle w:val="VerbatimChar"/>
              </w:rPr>
              <w:t>x</w:t>
            </w:r>
            <w:r>
              <w:t xml:space="preserve"> 3.0689</w:t>
            </w:r>
          </w:p>
        </w:tc>
        <w:tc>
          <w:tcPr>
            <w:tcW w:w="2338" w:type="dxa"/>
          </w:tcPr>
          <w:p w14:paraId="20B004DF" w14:textId="13448735" w:rsidR="00847538" w:rsidRDefault="00847538" w:rsidP="00860042">
            <w:r>
              <w:t>Step 1 (Tables 1,2)</w:t>
            </w:r>
          </w:p>
        </w:tc>
      </w:tr>
      <w:tr w:rsidR="00847538" w14:paraId="41B503DF" w14:textId="77777777" w:rsidTr="00847538">
        <w:tc>
          <w:tcPr>
            <w:tcW w:w="1075" w:type="dxa"/>
          </w:tcPr>
          <w:p w14:paraId="6F58961A" w14:textId="233EB8D7" w:rsidR="00847538" w:rsidRDefault="00847538" w:rsidP="00860042">
            <w:r>
              <w:t>MGD</w:t>
            </w:r>
          </w:p>
        </w:tc>
        <w:tc>
          <w:tcPr>
            <w:tcW w:w="1260" w:type="dxa"/>
          </w:tcPr>
          <w:p w14:paraId="34835423" w14:textId="4C17FDED" w:rsidR="00847538" w:rsidRDefault="00847538" w:rsidP="00860042">
            <w:r>
              <w:t>cfs</w:t>
            </w:r>
          </w:p>
        </w:tc>
        <w:tc>
          <w:tcPr>
            <w:tcW w:w="4677" w:type="dxa"/>
          </w:tcPr>
          <w:p w14:paraId="2D3FA3C0" w14:textId="74596AD9" w:rsidR="00847538" w:rsidRDefault="00847538" w:rsidP="00860042">
            <w:r>
              <w:t xml:space="preserve">MGD </w:t>
            </w:r>
            <w:r w:rsidR="00C4098E">
              <w:rPr>
                <w:rStyle w:val="VerbatimChar"/>
              </w:rPr>
              <w:t>x</w:t>
            </w:r>
            <w:r>
              <w:t xml:space="preserve"> 1.547</w:t>
            </w:r>
          </w:p>
        </w:tc>
        <w:tc>
          <w:tcPr>
            <w:tcW w:w="2338" w:type="dxa"/>
          </w:tcPr>
          <w:p w14:paraId="7D79B8D7" w14:textId="612EED1C" w:rsidR="00847538" w:rsidRDefault="00847538" w:rsidP="00860042">
            <w:r>
              <w:t>Step 2 (.wel file)</w:t>
            </w:r>
          </w:p>
        </w:tc>
      </w:tr>
      <w:tr w:rsidR="00847538" w14:paraId="62F9870A" w14:textId="77777777" w:rsidTr="00847538">
        <w:tc>
          <w:tcPr>
            <w:tcW w:w="1075" w:type="dxa"/>
          </w:tcPr>
          <w:p w14:paraId="58624DEA" w14:textId="2FBD6267" w:rsidR="00847538" w:rsidRDefault="00847538" w:rsidP="00860042">
            <w:r>
              <w:t>cfs</w:t>
            </w:r>
          </w:p>
        </w:tc>
        <w:tc>
          <w:tcPr>
            <w:tcW w:w="1260" w:type="dxa"/>
          </w:tcPr>
          <w:p w14:paraId="4E53E3EC" w14:textId="4D2EE5AF" w:rsidR="00847538" w:rsidRDefault="000A4428" w:rsidP="00860042">
            <w:r>
              <w:t>ac-ft</w:t>
            </w:r>
          </w:p>
        </w:tc>
        <w:tc>
          <w:tcPr>
            <w:tcW w:w="4677" w:type="dxa"/>
          </w:tcPr>
          <w:p w14:paraId="035BAD61" w14:textId="5035643D" w:rsidR="00847538" w:rsidRDefault="00847538" w:rsidP="00860042">
            <w:r>
              <w:t>cfs</w:t>
            </w:r>
            <w:r w:rsidR="00C4098E">
              <w:rPr>
                <w:rStyle w:val="Heading1Char"/>
              </w:rPr>
              <w:t xml:space="preserve"> </w:t>
            </w:r>
            <w:r w:rsidR="00C4098E">
              <w:rPr>
                <w:rStyle w:val="VerbatimChar"/>
              </w:rPr>
              <w:t>x</w:t>
            </w:r>
            <w:r>
              <w:t xml:space="preserve"> days </w:t>
            </w:r>
            <w:r w:rsidR="00C4098E">
              <w:rPr>
                <w:rStyle w:val="VerbatimChar"/>
              </w:rPr>
              <w:t>x</w:t>
            </w:r>
            <w:r>
              <w:t xml:space="preserve"> 86,400 / 43,560</w:t>
            </w:r>
          </w:p>
        </w:tc>
        <w:tc>
          <w:tcPr>
            <w:tcW w:w="2338" w:type="dxa"/>
          </w:tcPr>
          <w:p w14:paraId="6F171124" w14:textId="5C50713E" w:rsidR="00847538" w:rsidRDefault="00847538" w:rsidP="00860042">
            <w:r>
              <w:t>Step 4 (Tables 3,4,5)</w:t>
            </w:r>
          </w:p>
        </w:tc>
      </w:tr>
    </w:tbl>
    <w:p w14:paraId="6A36C811" w14:textId="77777777" w:rsidR="00220A31" w:rsidRDefault="00220A31" w:rsidP="00860042"/>
    <w:p w14:paraId="514B17C1" w14:textId="26A5CEB8" w:rsidR="00BC06B1" w:rsidRDefault="00BC06B1" w:rsidP="00A45C04">
      <w:r>
        <w:t xml:space="preserve">This formula is implemented in </w:t>
      </w:r>
      <w:r>
        <w:rPr>
          <w:rStyle w:val="VerbatimChar"/>
        </w:rPr>
        <w:t>stream_depletions.py</w:t>
      </w:r>
      <w:r>
        <w:t xml:space="preserve"> and is calendar-aware: February uses 29 days in leap years (2024) and 28 days in non-leap years (2025). The pipeline uses Python</w:t>
      </w:r>
      <w:r w:rsidR="00BA2284">
        <w:t>’</w:t>
      </w:r>
      <w:r>
        <w:t xml:space="preserve">s </w:t>
      </w:r>
      <w:r>
        <w:rPr>
          <w:rStyle w:val="VerbatimChar"/>
        </w:rPr>
        <w:t>calendar.isleap()</w:t>
      </w:r>
      <w:r>
        <w:t xml:space="preserve"> function to determine the correct day count for each year.</w:t>
      </w:r>
    </w:p>
    <w:p w14:paraId="48DB1869" w14:textId="6EC47C99" w:rsidR="00BC06B1" w:rsidRDefault="00BC06B1">
      <w:pPr>
        <w:pStyle w:val="BodyText"/>
      </w:pPr>
      <w:r>
        <w:rPr>
          <w:b/>
        </w:rPr>
        <w:t>Hand-calculable verification example.</w:t>
      </w:r>
      <w:r>
        <w:t xml:space="preserve"> For</w:t>
      </w:r>
      <w:r w:rsidR="00C4098E">
        <w:t xml:space="preserve"> </w:t>
      </w:r>
      <w:r>
        <w:t>1.0 cfs over a 30-day month:</w:t>
      </w:r>
    </w:p>
    <w:p w14:paraId="1844510F" w14:textId="7DFFDBF9" w:rsidR="00BC06B1" w:rsidRDefault="00BC06B1" w:rsidP="00DF1A22">
      <w:pPr>
        <w:pStyle w:val="SourceCode"/>
        <w:jc w:val="left"/>
      </w:pPr>
      <w:r>
        <w:rPr>
          <w:rStyle w:val="VerbatimChar"/>
        </w:rPr>
        <w:t>1.0 cfs x 30 days x 86,400 s/day = 2,592,000 ft³</w:t>
      </w:r>
      <w:r>
        <w:br/>
      </w:r>
      <w:r>
        <w:rPr>
          <w:rStyle w:val="VerbatimChar"/>
        </w:rPr>
        <w:t>2,592,000 ft³ / 43,560 ft³/</w:t>
      </w:r>
      <w:r w:rsidR="000A4428">
        <w:rPr>
          <w:rStyle w:val="VerbatimChar"/>
        </w:rPr>
        <w:t>ac-ft</w:t>
      </w:r>
      <w:r>
        <w:rPr>
          <w:rStyle w:val="VerbatimChar"/>
        </w:rPr>
        <w:t xml:space="preserve"> = 59.504 </w:t>
      </w:r>
      <w:r w:rsidR="000A4428">
        <w:rPr>
          <w:rStyle w:val="VerbatimChar"/>
        </w:rPr>
        <w:t>ac-ft</w:t>
      </w:r>
    </w:p>
    <w:p w14:paraId="0FE668EB" w14:textId="2B108515" w:rsidR="00F24243" w:rsidRDefault="009C654A" w:rsidP="009C654A">
      <w:r w:rsidRPr="00AC0E75">
        <w:t>The automated test suite verifies unit conversions across all month lengths (28, 29, 30, and 31 days), leap and non-leap years, zero and near-zero values, and round-trip conversions</w:t>
      </w:r>
      <w:r w:rsidR="00D96E7C">
        <w:t xml:space="preserve"> (i.e., </w:t>
      </w:r>
      <w:r w:rsidR="00D96E7C" w:rsidRPr="00D96E7C">
        <w:t>convert a value from Unit A → Unit B, then convert the result back to Unit A</w:t>
      </w:r>
      <w:r w:rsidR="00D96E7C">
        <w:t>)</w:t>
      </w:r>
      <w:r w:rsidRPr="00AC0E75">
        <w:t>. A total of 240 automated tests cover the full pipeline: input validation, unit conversions, MODFLOW file parsing, table generation, geometry checks, and edge-case handling.</w:t>
      </w:r>
      <w:r w:rsidR="00F9001F" w:rsidRPr="00AC0E75">
        <w:t xml:space="preserve"> </w:t>
      </w:r>
      <w:r w:rsidRPr="00AC0E75">
        <w:t>These tests confirm that every calculation function executes without error and returns values of the correct type and magnitude. The</w:t>
      </w:r>
      <w:r w:rsidR="00F9001F" w:rsidRPr="00AC0E75">
        <w:t xml:space="preserve"> automated test suite </w:t>
      </w:r>
      <w:r w:rsidRPr="00AC0E75">
        <w:t>include</w:t>
      </w:r>
      <w:r w:rsidR="00F9001F" w:rsidRPr="00AC0E75">
        <w:t>s</w:t>
      </w:r>
      <w:r w:rsidRPr="00AC0E75">
        <w:t>:</w:t>
      </w:r>
    </w:p>
    <w:p w14:paraId="33CE3160" w14:textId="77777777" w:rsidR="00F24243" w:rsidRDefault="00F24243">
      <w:pPr>
        <w:spacing w:after="160" w:line="259" w:lineRule="auto"/>
        <w:jc w:val="left"/>
      </w:pPr>
      <w:r>
        <w:br w:type="page"/>
      </w:r>
    </w:p>
    <w:p w14:paraId="11B36AAF" w14:textId="77777777" w:rsidR="00BC06B1" w:rsidRPr="00AC0E75" w:rsidRDefault="00BC06B1" w:rsidP="009C654A"/>
    <w:tbl>
      <w:tblPr>
        <w:tblStyle w:val="TableGrid"/>
        <w:tblW w:w="0" w:type="auto"/>
        <w:tblLook w:val="04A0" w:firstRow="1" w:lastRow="0" w:firstColumn="1" w:lastColumn="0" w:noHBand="0" w:noVBand="1"/>
      </w:tblPr>
      <w:tblGrid>
        <w:gridCol w:w="2785"/>
        <w:gridCol w:w="6565"/>
      </w:tblGrid>
      <w:tr w:rsidR="003633AF" w14:paraId="3C691545" w14:textId="77777777" w:rsidTr="003633AF">
        <w:tc>
          <w:tcPr>
            <w:tcW w:w="2785" w:type="dxa"/>
          </w:tcPr>
          <w:p w14:paraId="1208471E" w14:textId="3C8FD681" w:rsidR="003633AF" w:rsidRDefault="003633AF" w:rsidP="00A45C04">
            <w:r>
              <w:t>Category</w:t>
            </w:r>
          </w:p>
        </w:tc>
        <w:tc>
          <w:tcPr>
            <w:tcW w:w="6565" w:type="dxa"/>
          </w:tcPr>
          <w:p w14:paraId="629D022B" w14:textId="0CCC27B1" w:rsidR="003633AF" w:rsidRDefault="003633AF" w:rsidP="00A45C04">
            <w:r>
              <w:t>Examples</w:t>
            </w:r>
          </w:p>
        </w:tc>
      </w:tr>
      <w:tr w:rsidR="003633AF" w14:paraId="50A6A1B0" w14:textId="77777777" w:rsidTr="003633AF">
        <w:tc>
          <w:tcPr>
            <w:tcW w:w="2785" w:type="dxa"/>
          </w:tcPr>
          <w:p w14:paraId="2661D641" w14:textId="51D89D15" w:rsidR="003633AF" w:rsidRDefault="003633AF" w:rsidP="00A45C04">
            <w:r>
              <w:t>Unit conversions</w:t>
            </w:r>
          </w:p>
        </w:tc>
        <w:tc>
          <w:tcPr>
            <w:tcW w:w="6565" w:type="dxa"/>
          </w:tcPr>
          <w:p w14:paraId="12653B75" w14:textId="2B4B3955" w:rsidR="003633AF" w:rsidRDefault="003633AF" w:rsidP="00A45C04">
            <w:r>
              <w:t>cfs→</w:t>
            </w:r>
            <w:r w:rsidR="000A4428">
              <w:t>ac-ft</w:t>
            </w:r>
            <w:r>
              <w:t xml:space="preserve"> for all month lengths, MGD→cfs, MG→</w:t>
            </w:r>
            <w:r w:rsidR="000A4428">
              <w:t>ac-ft</w:t>
            </w:r>
          </w:p>
        </w:tc>
      </w:tr>
      <w:tr w:rsidR="003633AF" w14:paraId="5EA27847" w14:textId="77777777" w:rsidTr="003633AF">
        <w:tc>
          <w:tcPr>
            <w:tcW w:w="2785" w:type="dxa"/>
          </w:tcPr>
          <w:p w14:paraId="25DA2BE6" w14:textId="1A080950" w:rsidR="003633AF" w:rsidRDefault="003633AF" w:rsidP="00A45C04">
            <w:r>
              <w:t xml:space="preserve">Input </w:t>
            </w:r>
            <w:del w:id="370" w:author="Petronis, Laura, OSE" w:date="2026-03-11T14:26:00Z" w16du:dateUtc="2026-03-11T20:26:00Z">
              <w:r w:rsidDel="00846F98">
                <w:delText>validation</w:delText>
              </w:r>
            </w:del>
            <w:ins w:id="371" w:author="Petronis, Laura, OSE" w:date="2026-03-11T14:26:00Z" w16du:dateUtc="2026-03-11T20:26:00Z">
              <w:r w:rsidR="00846F98">
                <w:t>verification</w:t>
              </w:r>
            </w:ins>
          </w:p>
        </w:tc>
        <w:tc>
          <w:tcPr>
            <w:tcW w:w="6565" w:type="dxa"/>
          </w:tcPr>
          <w:p w14:paraId="3DD2E4DB" w14:textId="60AA626D" w:rsidR="003633AF" w:rsidRDefault="003633AF" w:rsidP="00A45C04">
            <w:r>
              <w:t>Negative values rejected, blank cells detected, annual sums match</w:t>
            </w:r>
          </w:p>
        </w:tc>
      </w:tr>
      <w:tr w:rsidR="003633AF" w14:paraId="6EBBFA52" w14:textId="77777777" w:rsidTr="003633AF">
        <w:tc>
          <w:tcPr>
            <w:tcW w:w="2785" w:type="dxa"/>
          </w:tcPr>
          <w:p w14:paraId="32A1A555" w14:textId="03B6C87E" w:rsidR="003633AF" w:rsidRDefault="003633AF" w:rsidP="00A45C04">
            <w:r>
              <w:t>MODFLOW file parsing</w:t>
            </w:r>
          </w:p>
        </w:tc>
        <w:tc>
          <w:tcPr>
            <w:tcW w:w="6565" w:type="dxa"/>
          </w:tcPr>
          <w:p w14:paraId="7E506EEA" w14:textId="1B2D0709" w:rsidR="003633AF" w:rsidRDefault="003633AF" w:rsidP="00A45C04">
            <w:r>
              <w:t>.wel file reads correctly, .nam file references valid files</w:t>
            </w:r>
          </w:p>
        </w:tc>
      </w:tr>
      <w:tr w:rsidR="003633AF" w14:paraId="3852299E" w14:textId="77777777" w:rsidTr="003633AF">
        <w:tc>
          <w:tcPr>
            <w:tcW w:w="2785" w:type="dxa"/>
          </w:tcPr>
          <w:p w14:paraId="04465762" w14:textId="144021A6" w:rsidR="003633AF" w:rsidRDefault="003633AF" w:rsidP="00A45C04">
            <w:r>
              <w:t>Table generation</w:t>
            </w:r>
          </w:p>
        </w:tc>
        <w:tc>
          <w:tcPr>
            <w:tcW w:w="6565" w:type="dxa"/>
          </w:tcPr>
          <w:p w14:paraId="199305CC" w14:textId="7D0FA084" w:rsidR="003633AF" w:rsidRDefault="003633AF" w:rsidP="00A45C04">
            <w:r>
              <w:t>Row totals match, column totals match, no NaN values</w:t>
            </w:r>
          </w:p>
        </w:tc>
      </w:tr>
      <w:tr w:rsidR="003633AF" w14:paraId="28849B73" w14:textId="77777777" w:rsidTr="003633AF">
        <w:tc>
          <w:tcPr>
            <w:tcW w:w="2785" w:type="dxa"/>
          </w:tcPr>
          <w:p w14:paraId="5E232631" w14:textId="487BE81B" w:rsidR="003633AF" w:rsidRDefault="003633AF" w:rsidP="00A45C04">
            <w:r>
              <w:t>Geometry checks</w:t>
            </w:r>
          </w:p>
        </w:tc>
        <w:tc>
          <w:tcPr>
            <w:tcW w:w="6565" w:type="dxa"/>
          </w:tcPr>
          <w:p w14:paraId="057D0710" w14:textId="5D398DA3" w:rsidR="003633AF" w:rsidRDefault="003038C2" w:rsidP="003038C2">
            <w:ins w:id="372" w:author="Wolaver, Brad, OSE" w:date="2026-04-01T13:28:00Z" w16du:dateUtc="2026-04-01T19:28:00Z">
              <w:r>
                <w:t>The FORTRAN post-processor extracts depletion values from a fixed subset of the model grid (rows 28–35, columns 10–20); the pipeline verifies that all six La Cienega Springs GHB cells fall within this subset</w:t>
              </w:r>
            </w:ins>
            <w:del w:id="373" w:author="Wolaver, Brad, OSE" w:date="2026-04-01T13:28:00Z" w16du:dateUtc="2026-04-01T19:28:00Z">
              <w:r w:rsidR="003633AF" w:rsidDel="003038C2">
                <w:delText>GHB cells within extraction rectangle</w:delText>
              </w:r>
              <w:r w:rsidR="00F24243" w:rsidDel="003038C2">
                <w:delText xml:space="preserve"> (i.e., </w:delText>
              </w:r>
              <w:r w:rsidR="00F24243" w:rsidRPr="00AC0E75" w:rsidDel="003038C2">
                <w:delText>within the post</w:delText>
              </w:r>
              <w:r w:rsidR="00F24243" w:rsidDel="003038C2">
                <w:noBreakHyphen/>
              </w:r>
              <w:r w:rsidR="00F24243" w:rsidRPr="00AC0E75" w:rsidDel="003038C2">
                <w:delText xml:space="preserve">processor's extraction window </w:delText>
              </w:r>
              <w:commentRangeStart w:id="374"/>
              <w:commentRangeStart w:id="375"/>
              <w:commentRangeStart w:id="376"/>
              <w:r w:rsidR="00F24243" w:rsidRPr="00AC0E75" w:rsidDel="003038C2">
                <w:delText>(rows 28–35, columns 10–20).</w:delText>
              </w:r>
              <w:commentRangeEnd w:id="374"/>
              <w:r w:rsidR="00846F98" w:rsidDel="003038C2">
                <w:rPr>
                  <w:rStyle w:val="CommentReference"/>
                  <w:sz w:val="24"/>
                  <w:szCs w:val="24"/>
                </w:rPr>
                <w:commentReference w:id="374"/>
              </w:r>
              <w:commentRangeEnd w:id="375"/>
              <w:r w:rsidR="00B45361" w:rsidDel="003038C2">
                <w:rPr>
                  <w:rStyle w:val="CommentReference"/>
                  <w:sz w:val="24"/>
                  <w:szCs w:val="24"/>
                </w:rPr>
                <w:commentReference w:id="375"/>
              </w:r>
            </w:del>
            <w:commentRangeEnd w:id="376"/>
            <w:r w:rsidR="007735D2">
              <w:rPr>
                <w:rStyle w:val="CommentReference"/>
                <w:sz w:val="24"/>
                <w:szCs w:val="24"/>
              </w:rPr>
              <w:commentReference w:id="376"/>
            </w:r>
          </w:p>
        </w:tc>
      </w:tr>
      <w:tr w:rsidR="003633AF" w14:paraId="3297AFEA" w14:textId="77777777" w:rsidTr="003633AF">
        <w:tc>
          <w:tcPr>
            <w:tcW w:w="2785" w:type="dxa"/>
          </w:tcPr>
          <w:p w14:paraId="53D42DED" w14:textId="7EF9D7A5" w:rsidR="003633AF" w:rsidRDefault="003633AF" w:rsidP="00A45C04">
            <w:r>
              <w:t>Edge cases</w:t>
            </w:r>
          </w:p>
        </w:tc>
        <w:tc>
          <w:tcPr>
            <w:tcW w:w="6565" w:type="dxa"/>
          </w:tcPr>
          <w:p w14:paraId="0DF2B1B2" w14:textId="6D738394" w:rsidR="003633AF" w:rsidRDefault="003633AF" w:rsidP="00A45C04">
            <w:r>
              <w:t>Empty CSV, missing columns, malformed dates</w:t>
            </w:r>
          </w:p>
        </w:tc>
      </w:tr>
    </w:tbl>
    <w:p w14:paraId="7E7E862B" w14:textId="77777777" w:rsidR="00F24243" w:rsidRDefault="00F24243">
      <w:pPr>
        <w:pStyle w:val="BodyText"/>
        <w:rPr>
          <w:b/>
        </w:rPr>
      </w:pPr>
    </w:p>
    <w:p w14:paraId="2BF4D8B1" w14:textId="4B16BBBA" w:rsidR="00BE4EBB" w:rsidRDefault="00BC06B1" w:rsidP="00BE4EBB">
      <w:pPr>
        <w:pStyle w:val="BodyText"/>
      </w:pPr>
      <w:r>
        <w:rPr>
          <w:b/>
        </w:rPr>
        <w:t>Leap year sensitivity.</w:t>
      </w:r>
      <w:r>
        <w:t xml:space="preserve"> </w:t>
      </w:r>
      <w:r w:rsidR="00BE4EBB">
        <w:t>The pipeline’s leap year handling was verified by running both the 2024 (leap) and 2025 (non-leap) analyses and confirming that February day counts are correct in each case.</w:t>
      </w:r>
    </w:p>
    <w:p w14:paraId="4A5C79D6" w14:textId="1689A18E" w:rsidR="00BC06B1" w:rsidRDefault="0004215D">
      <w:pPr>
        <w:pStyle w:val="Heading2"/>
      </w:pPr>
      <w:r>
        <w:t xml:space="preserve">3. </w:t>
      </w:r>
      <w:bookmarkStart w:id="377" w:name="modflow-numerical-integrity"/>
      <w:r w:rsidR="00BC06B1">
        <w:t>MODFLOW Numerical Integrity</w:t>
      </w:r>
      <w:bookmarkEnd w:id="377"/>
    </w:p>
    <w:p w14:paraId="58BADB8F" w14:textId="77777777" w:rsidR="00BC06B1" w:rsidRDefault="00BC06B1" w:rsidP="00526822">
      <w:r>
        <w:t>MODFLOW96 solves the groundwater flow equation iteratively using the Strongly Implicit Procedure (SIP). At the end of each stress period, the model computes a volumetric water budget and reports the percent discrepancy between water entering and leaving the model domain.</w:t>
      </w:r>
    </w:p>
    <w:p w14:paraId="1385EE78" w14:textId="36DFC366" w:rsidR="00BC06B1" w:rsidRDefault="00BC06B1">
      <w:pPr>
        <w:pStyle w:val="BodyText"/>
      </w:pPr>
      <w:r w:rsidRPr="008E6CEF">
        <w:t>The pipeline automatically extracts every percent discrepancy value from the MODFLOW listing file (</w:t>
      </w:r>
      <w:r w:rsidRPr="008E6CEF">
        <w:rPr>
          <w:rStyle w:val="VerbatimChar"/>
        </w:rPr>
        <w:t>.lst</w:t>
      </w:r>
      <w:r w:rsidRPr="008E6CEF">
        <w:t xml:space="preserve">) and </w:t>
      </w:r>
      <w:del w:id="378" w:author="Wolaver, Brad, OSE" w:date="2026-04-02T10:50:00Z" w16du:dateUtc="2026-04-02T16:50:00Z">
        <w:r w:rsidRPr="008E6CEF" w:rsidDel="00223D58">
          <w:delText xml:space="preserve">verifies </w:delText>
        </w:r>
      </w:del>
      <w:ins w:id="379" w:author="Wolaver, Brad, OSE" w:date="2026-04-02T10:50:00Z" w16du:dateUtc="2026-04-02T16:50:00Z">
        <w:r w:rsidR="00223D58" w:rsidRPr="008E6CEF">
          <w:t xml:space="preserve">checks </w:t>
        </w:r>
      </w:ins>
      <w:del w:id="380" w:author="Wolaver, Brad, OSE" w:date="2026-04-02T10:50:00Z" w16du:dateUtc="2026-04-02T16:50:00Z">
        <w:r w:rsidRPr="008E6CEF" w:rsidDel="006D1AFA">
          <w:delText xml:space="preserve">that </w:delText>
        </w:r>
      </w:del>
      <w:r w:rsidRPr="008E6CEF">
        <w:t>the maximum discrepancy across all stress periods</w:t>
      </w:r>
      <w:ins w:id="381" w:author="Wolaver, Brad, OSE" w:date="2026-04-02T10:50:00Z" w16du:dateUtc="2026-04-02T16:50:00Z">
        <w:r w:rsidR="006D1AFA" w:rsidRPr="008E6CEF">
          <w:t xml:space="preserve">. For this </w:t>
        </w:r>
      </w:ins>
      <w:ins w:id="382" w:author="Wolaver, Brad, OSE" w:date="2026-04-02T10:56:00Z" w16du:dateUtc="2026-04-02T16:56:00Z">
        <w:r w:rsidR="003364DD">
          <w:t>pi</w:t>
        </w:r>
      </w:ins>
      <w:ins w:id="383" w:author="Wolaver, Brad, OSE" w:date="2026-04-02T10:57:00Z" w16du:dateUtc="2026-04-02T16:57:00Z">
        <w:r w:rsidR="003364DD">
          <w:t>peline</w:t>
        </w:r>
      </w:ins>
      <w:ins w:id="384" w:author="Wolaver, Brad, OSE" w:date="2026-04-02T10:50:00Z" w16du:dateUtc="2026-04-02T16:50:00Z">
        <w:r w:rsidR="006D1AFA" w:rsidRPr="008E6CEF">
          <w:t>, the target t</w:t>
        </w:r>
      </w:ins>
      <w:ins w:id="385" w:author="Wolaver, Brad, OSE" w:date="2026-04-02T10:51:00Z" w16du:dateUtc="2026-04-02T16:51:00Z">
        <w:r w:rsidR="006D1AFA" w:rsidRPr="008E6CEF">
          <w:t xml:space="preserve">hreshold is </w:t>
        </w:r>
      </w:ins>
      <w:del w:id="386" w:author="Wolaver, Brad, OSE" w:date="2026-04-02T10:51:00Z" w16du:dateUtc="2026-04-02T16:51:00Z">
        <w:r w:rsidRPr="008E6CEF" w:rsidDel="006D1AFA">
          <w:delText xml:space="preserve"> is less than </w:delText>
        </w:r>
      </w:del>
      <w:r w:rsidRPr="008E6CEF">
        <w:t>0.1%</w:t>
      </w:r>
      <w:ins w:id="387" w:author="Wolaver, Brad, OSE" w:date="2026-04-02T10:51:00Z" w16du:dateUtc="2026-04-02T16:51:00Z">
        <w:r w:rsidR="006D1AFA" w:rsidRPr="008E6CEF">
          <w:rPr>
            <w:rPrChange w:id="388" w:author="Wolaver, Brad, OSE" w:date="2026-04-02T10:53:00Z" w16du:dateUtc="2026-04-02T16:53:00Z">
              <w:rPr>
                <w:highlight w:val="green"/>
              </w:rPr>
            </w:rPrChange>
          </w:rPr>
          <w:t xml:space="preserve">. This </w:t>
        </w:r>
        <w:r w:rsidR="008569E7" w:rsidRPr="008E6CEF">
          <w:rPr>
            <w:rPrChange w:id="389" w:author="Wolaver, Brad, OSE" w:date="2026-04-02T10:53:00Z" w16du:dateUtc="2026-04-02T16:53:00Z">
              <w:rPr>
                <w:highlight w:val="green"/>
              </w:rPr>
            </w:rPrChange>
          </w:rPr>
          <w:t>tolerance is achievable because the MODFLOW model uses a superposition approach</w:t>
        </w:r>
      </w:ins>
      <w:moveFromRangeStart w:id="390" w:author="Wolaver, Brad, OSE" w:date="2026-04-02T10:59:00Z" w:name="move226019988"/>
      <w:moveFrom w:id="391" w:author="Wolaver, Brad, OSE" w:date="2026-04-02T10:59:00Z" w16du:dateUtc="2026-04-02T16:59:00Z">
        <w:r w:rsidR="001203EB" w:rsidDel="00AF5C4E">
          <w:fldChar w:fldCharType="begin"/>
        </w:r>
        <w:r w:rsidR="001203EB" w:rsidDel="00AF5C4E">
          <w:instrText xml:space="preserve"> ADDIN ZOTERO_ITEM CSL_CITATION {"citationID":"wiHwOcQ6","properties":{"formattedCitation":"(Mary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1203EB" w:rsidDel="00AF5C4E">
          <w:fldChar w:fldCharType="separate"/>
        </w:r>
        <w:r w:rsidR="001203EB" w:rsidRPr="001203EB" w:rsidDel="00AF5C4E">
          <w:t>(Mary P. Anderson and William W. Woessner, 2002)</w:t>
        </w:r>
        <w:r w:rsidR="001203EB" w:rsidDel="00AF5C4E">
          <w:fldChar w:fldCharType="end"/>
        </w:r>
      </w:moveFrom>
      <w:moveFromRangeEnd w:id="390"/>
      <w:ins w:id="392" w:author="Wolaver, Brad, OSE" w:date="2026-04-02T10:51:00Z" w16du:dateUtc="2026-04-02T16:51:00Z">
        <w:r w:rsidR="0065001F" w:rsidRPr="008E6CEF">
          <w:rPr>
            <w:rPrChange w:id="393" w:author="Wolaver, Brad, OSE" w:date="2026-04-02T10:53:00Z" w16du:dateUtc="2026-04-02T16:53:00Z">
              <w:rPr>
                <w:highlight w:val="green"/>
              </w:rPr>
            </w:rPrChange>
          </w:rPr>
          <w:t xml:space="preserve">. As a superposition model, it only simulates the </w:t>
        </w:r>
      </w:ins>
      <w:ins w:id="394" w:author="Wolaver, Brad, OSE" w:date="2026-04-02T10:58:00Z" w16du:dateUtc="2026-04-02T16:58:00Z">
        <w:r w:rsidR="001203EB">
          <w:t xml:space="preserve">relative </w:t>
        </w:r>
      </w:ins>
      <w:ins w:id="395" w:author="Wolaver, Brad, OSE" w:date="2026-04-02T10:51:00Z" w16du:dateUtc="2026-04-02T16:51:00Z">
        <w:r w:rsidR="0065001F" w:rsidRPr="008E6CEF">
          <w:rPr>
            <w:rPrChange w:id="396" w:author="Wolaver, Brad, OSE" w:date="2026-04-02T10:53:00Z" w16du:dateUtc="2026-04-02T16:53:00Z">
              <w:rPr>
                <w:highlight w:val="green"/>
              </w:rPr>
            </w:rPrChange>
          </w:rPr>
          <w:t xml:space="preserve">change </w:t>
        </w:r>
      </w:ins>
      <w:ins w:id="397" w:author="Wolaver, Brad, OSE" w:date="2026-04-02T10:52:00Z" w16du:dateUtc="2026-04-02T16:52:00Z">
        <w:r w:rsidR="0065001F" w:rsidRPr="008E6CEF">
          <w:rPr>
            <w:rPrChange w:id="398" w:author="Wolaver, Brad, OSE" w:date="2026-04-02T10:53:00Z" w16du:dateUtc="2026-04-02T16:53:00Z">
              <w:rPr>
                <w:highlight w:val="green"/>
              </w:rPr>
            </w:rPrChange>
          </w:rPr>
          <w:t xml:space="preserve">in head caused by pumping, without recharge, evapotranspiration or other </w:t>
        </w:r>
        <w:r w:rsidR="001A35D2" w:rsidRPr="008E6CEF">
          <w:rPr>
            <w:rPrChange w:id="399" w:author="Wolaver, Brad, OSE" w:date="2026-04-02T10:53:00Z" w16du:dateUtc="2026-04-02T16:53:00Z">
              <w:rPr>
                <w:highlight w:val="green"/>
              </w:rPr>
            </w:rPrChange>
          </w:rPr>
          <w:t>specified-flux boundary conditions</w:t>
        </w:r>
      </w:ins>
      <w:ins w:id="400" w:author="Wolaver, Brad, OSE" w:date="2026-04-02T10:59:00Z" w16du:dateUtc="2026-04-02T16:59:00Z">
        <w:r w:rsidR="00AF5C4E">
          <w:t xml:space="preserve"> </w:t>
        </w:r>
      </w:ins>
      <w:moveToRangeStart w:id="401" w:author="Wolaver, Brad, OSE" w:date="2026-04-02T10:59:00Z" w:name="move226019988"/>
      <w:moveTo w:id="402" w:author="Wolaver, Brad, OSE" w:date="2026-04-02T10:59:00Z" w16du:dateUtc="2026-04-02T16:59:00Z">
        <w:r w:rsidR="00AF5C4E">
          <w:fldChar w:fldCharType="begin"/>
        </w:r>
        <w:r w:rsidR="00AF5C4E">
          <w:instrText xml:space="preserve"> ADDIN ZOTERO_ITEM CSL_CITATION {"citationID":"wiHwOcQ6","properties":{"formattedCitation":"(Mary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AF5C4E">
          <w:fldChar w:fldCharType="separate"/>
        </w:r>
        <w:r w:rsidR="00AF5C4E" w:rsidRPr="001203EB">
          <w:t>(Mary P. Anderson and William W. Woessner, 2002)</w:t>
        </w:r>
        <w:r w:rsidR="00AF5C4E">
          <w:fldChar w:fldCharType="end"/>
        </w:r>
      </w:moveTo>
      <w:moveToRangeEnd w:id="401"/>
      <w:ins w:id="403" w:author="Wolaver, Brad, OSE" w:date="2026-04-02T10:52:00Z" w16du:dateUtc="2026-04-02T16:52:00Z">
        <w:r w:rsidR="001A35D2" w:rsidRPr="008E6CEF">
          <w:rPr>
            <w:rPrChange w:id="404" w:author="Wolaver, Brad, OSE" w:date="2026-04-02T10:53:00Z" w16du:dateUtc="2026-04-02T16:53:00Z">
              <w:rPr>
                <w:highlight w:val="green"/>
              </w:rPr>
            </w:rPrChange>
          </w:rPr>
          <w:t>. In contrast, an elevation-based (absolute head) model includes multiple sources and sinks that may converge accept</w:t>
        </w:r>
      </w:ins>
      <w:ins w:id="405" w:author="Wolaver, Brad, OSE" w:date="2026-04-02T10:53:00Z" w16du:dateUtc="2026-04-02T16:53:00Z">
        <w:r w:rsidR="001A35D2" w:rsidRPr="008E6CEF">
          <w:rPr>
            <w:rPrChange w:id="406" w:author="Wolaver, Brad, OSE" w:date="2026-04-02T10:53:00Z" w16du:dateUtc="2026-04-02T16:53:00Z">
              <w:rPr>
                <w:highlight w:val="green"/>
              </w:rPr>
            </w:rPrChange>
          </w:rPr>
          <w:t>abl</w:t>
        </w:r>
        <w:r w:rsidR="008E6CEF" w:rsidRPr="008E6CEF">
          <w:rPr>
            <w:rPrChange w:id="407" w:author="Wolaver, Brad, OSE" w:date="2026-04-02T10:53:00Z" w16du:dateUtc="2026-04-02T16:53:00Z">
              <w:rPr>
                <w:highlight w:val="green"/>
              </w:rPr>
            </w:rPrChange>
          </w:rPr>
          <w:t>y at higher percent discrepancies.</w:t>
        </w:r>
      </w:ins>
      <w:del w:id="408" w:author="Wolaver, Brad, OSE" w:date="2026-04-02T10:53:00Z" w16du:dateUtc="2026-04-02T16:53:00Z">
        <w:r w:rsidRPr="008E6CEF" w:rsidDel="008E6CEF">
          <w:delText xml:space="preserve">. </w:delText>
        </w:r>
        <w:r w:rsidRPr="008E6CEF" w:rsidDel="008E6CEF">
          <w:rPr>
            <w:strike/>
            <w:rPrChange w:id="409" w:author="Wolaver, Brad, OSE" w:date="2026-04-02T10:53:00Z" w16du:dateUtc="2026-04-02T16:53:00Z">
              <w:rPr/>
            </w:rPrChange>
          </w:rPr>
          <w:delText xml:space="preserve">A discrepancy exceeding this threshold indicates that the iterative solver did not converge to an acceptable solution, and the model results should </w:delText>
        </w:r>
        <w:commentRangeStart w:id="410"/>
        <w:commentRangeStart w:id="411"/>
        <w:commentRangeStart w:id="412"/>
        <w:r w:rsidRPr="008E6CEF" w:rsidDel="008E6CEF">
          <w:rPr>
            <w:strike/>
            <w:rPrChange w:id="413" w:author="Wolaver, Brad, OSE" w:date="2026-04-02T10:53:00Z" w16du:dateUtc="2026-04-02T16:53:00Z">
              <w:rPr/>
            </w:rPrChange>
          </w:rPr>
          <w:delText xml:space="preserve">not be used </w:delText>
        </w:r>
        <w:commentRangeEnd w:id="410"/>
        <w:r w:rsidR="00846F98" w:rsidRPr="008E6CEF" w:rsidDel="008E6CEF">
          <w:rPr>
            <w:rStyle w:val="CommentReference"/>
            <w:strike/>
            <w:sz w:val="24"/>
            <w:szCs w:val="24"/>
            <w:rPrChange w:id="414" w:author="Wolaver, Brad, OSE" w:date="2026-04-02T10:53:00Z" w16du:dateUtc="2026-04-02T16:53:00Z">
              <w:rPr>
                <w:rStyle w:val="CommentReference"/>
                <w:sz w:val="24"/>
                <w:szCs w:val="24"/>
              </w:rPr>
            </w:rPrChange>
          </w:rPr>
          <w:commentReference w:id="410"/>
        </w:r>
        <w:commentRangeEnd w:id="411"/>
        <w:r w:rsidR="00AC7928" w:rsidRPr="008E6CEF" w:rsidDel="008E6CEF">
          <w:rPr>
            <w:rStyle w:val="CommentReference"/>
            <w:strike/>
            <w:sz w:val="24"/>
            <w:szCs w:val="24"/>
            <w:rPrChange w:id="415" w:author="Wolaver, Brad, OSE" w:date="2026-04-02T10:53:00Z" w16du:dateUtc="2026-04-02T16:53:00Z">
              <w:rPr>
                <w:rStyle w:val="CommentReference"/>
                <w:sz w:val="24"/>
                <w:szCs w:val="24"/>
              </w:rPr>
            </w:rPrChange>
          </w:rPr>
          <w:commentReference w:id="411"/>
        </w:r>
      </w:del>
      <w:commentRangeEnd w:id="412"/>
      <w:r w:rsidR="005B543D" w:rsidRPr="008E6CEF">
        <w:rPr>
          <w:rStyle w:val="CommentReference"/>
          <w:strike/>
          <w:sz w:val="24"/>
          <w:szCs w:val="24"/>
          <w:rPrChange w:id="416" w:author="Wolaver, Brad, OSE" w:date="2026-04-02T10:53:00Z" w16du:dateUtc="2026-04-02T16:53:00Z">
            <w:rPr>
              <w:rStyle w:val="CommentReference"/>
              <w:sz w:val="24"/>
              <w:szCs w:val="24"/>
            </w:rPr>
          </w:rPrChange>
        </w:rPr>
        <w:commentReference w:id="412"/>
      </w:r>
      <w:del w:id="417" w:author="Wolaver, Brad, OSE" w:date="2026-04-02T10:53:00Z" w16du:dateUtc="2026-04-02T16:53:00Z">
        <w:r w:rsidRPr="008E6CEF" w:rsidDel="008E6CEF">
          <w:rPr>
            <w:strike/>
            <w:rPrChange w:id="418" w:author="Wolaver, Brad, OSE" w:date="2026-04-02T10:53:00Z" w16du:dateUtc="2026-04-02T16:53:00Z">
              <w:rPr/>
            </w:rPrChange>
          </w:rPr>
          <w:delText>for regulatory reporting.</w:delText>
        </w:r>
      </w:del>
    </w:p>
    <w:p w14:paraId="141A2C31" w14:textId="29F84EF3" w:rsidR="00BC06B1" w:rsidRDefault="00BC06B1">
      <w:pPr>
        <w:pStyle w:val="BodyText"/>
      </w:pPr>
      <w:r>
        <w:t xml:space="preserve">This check is </w:t>
      </w:r>
      <w:ins w:id="419" w:author="Wolaver, Brad, OSE" w:date="2026-04-02T10:53:00Z" w16du:dateUtc="2026-04-02T16:53:00Z">
        <w:r w:rsidR="008E6CEF">
          <w:t xml:space="preserve">evaluated as a soft target rather than </w:t>
        </w:r>
      </w:ins>
      <w:r>
        <w:t>a hard stop</w:t>
      </w:r>
      <w:ins w:id="420" w:author="Wolaver, Brad, OSE" w:date="2026-04-02T10:53:00Z" w16du:dateUtc="2026-04-02T16:53:00Z">
        <w:r w:rsidR="008E6CEF">
          <w:t xml:space="preserve">. If the maximum discrepancy exceeds </w:t>
        </w:r>
      </w:ins>
      <w:del w:id="421" w:author="Wolaver, Brad, OSE" w:date="2026-04-02T10:53:00Z" w16du:dateUtc="2026-04-02T16:53:00Z">
        <w:r w:rsidDel="008E6CEF">
          <w:delText xml:space="preserve">: </w:delText>
        </w:r>
      </w:del>
      <w:ins w:id="422" w:author="Wolaver, Brad, OSE" w:date="2026-04-02T10:53:00Z" w16du:dateUtc="2026-04-02T16:53:00Z">
        <w:r w:rsidR="008E6CEF">
          <w:t>0.1% but remains below 1.0%</w:t>
        </w:r>
      </w:ins>
      <w:ins w:id="423" w:author="Wolaver, Brad, OSE" w:date="2026-04-02T10:54:00Z" w16du:dateUtc="2026-04-02T16:54:00Z">
        <w:r w:rsidR="00487E27">
          <w:t xml:space="preserve">, the </w:t>
        </w:r>
      </w:ins>
      <w:del w:id="424" w:author="Wolaver, Brad, OSE" w:date="2026-04-02T10:54:00Z" w16du:dateUtc="2026-04-02T16:54:00Z">
        <w:r w:rsidDel="00487E27">
          <w:delText xml:space="preserve">if it fails, </w:delText>
        </w:r>
      </w:del>
      <w:ins w:id="425" w:author="Wolaver, Brad, OSE" w:date="2026-04-02T10:54:00Z" w16du:dateUtc="2026-04-02T16:54:00Z">
        <w:r w:rsidR="00487E27">
          <w:t xml:space="preserve">pipeline flags the result for review but continues processing.  A small number of stress periods exceeding the 1.0% may also be acceptable if </w:t>
        </w:r>
        <w:r w:rsidR="00B737BB">
          <w:t>these pe</w:t>
        </w:r>
      </w:ins>
      <w:ins w:id="426" w:author="Wolaver, Brad, OSE" w:date="2026-04-02T10:55:00Z" w16du:dateUtc="2026-04-02T16:55:00Z">
        <w:r w:rsidR="00B737BB">
          <w:t xml:space="preserve">riods do not materially influence the depletion results for a given year.  However, </w:t>
        </w:r>
        <w:r w:rsidR="007623CF">
          <w:t xml:space="preserve">widespread or large discrepancies indicate that the solver may not have adequately converged, and that model </w:t>
        </w:r>
      </w:ins>
      <w:ins w:id="427" w:author="Wolaver, Brad, OSE" w:date="2026-04-02T10:56:00Z" w16du:dateUtc="2026-04-02T16:56:00Z">
        <w:r w:rsidR="005B543D">
          <w:t>reports</w:t>
        </w:r>
      </w:ins>
      <w:ins w:id="428" w:author="Wolaver, Brad, OSE" w:date="2026-04-02T10:55:00Z" w16du:dateUtc="2026-04-02T16:55:00Z">
        <w:r w:rsidR="007623CF">
          <w:t xml:space="preserve"> should be reviewed.  </w:t>
        </w:r>
      </w:ins>
      <w:del w:id="429" w:author="Wolaver, Brad, OSE" w:date="2026-04-02T10:55:00Z" w16du:dateUtc="2026-04-02T16:55:00Z">
        <w:r w:rsidDel="007623CF">
          <w:delText xml:space="preserve">the pipeline halts and reports the stress period where convergence was inadequate. </w:delText>
        </w:r>
      </w:del>
      <w:r>
        <w:t xml:space="preserve">For the 2024 </w:t>
      </w:r>
      <w:del w:id="430" w:author="Wolaver, Brad, OSE" w:date="2026-04-02T10:56:00Z" w16du:dateUtc="2026-04-02T16:56:00Z">
        <w:r w:rsidDel="005B543D">
          <w:delText xml:space="preserve">baseline </w:delText>
        </w:r>
      </w:del>
      <w:r>
        <w:t xml:space="preserve">run, all stress periods converged with discrepancies </w:t>
      </w:r>
      <w:del w:id="431" w:author="Wolaver, Brad, OSE" w:date="2026-04-02T10:56:00Z" w16du:dateUtc="2026-04-02T16:56:00Z">
        <w:r w:rsidDel="005B543D">
          <w:delText xml:space="preserve">well </w:delText>
        </w:r>
      </w:del>
      <w:r>
        <w:t>below 0.1%.</w:t>
      </w:r>
    </w:p>
    <w:p w14:paraId="4B1E08ED" w14:textId="222C0819" w:rsidR="00BC06B1" w:rsidRDefault="0004215D">
      <w:pPr>
        <w:pStyle w:val="Heading2"/>
      </w:pPr>
      <w:r>
        <w:lastRenderedPageBreak/>
        <w:t xml:space="preserve">4. </w:t>
      </w:r>
      <w:bookmarkStart w:id="432" w:name="internal-consistency-checks"/>
      <w:r w:rsidR="00BC06B1">
        <w:t>Internal Consistency Checks</w:t>
      </w:r>
      <w:bookmarkEnd w:id="432"/>
    </w:p>
    <w:p w14:paraId="5A493D9E" w14:textId="77777777" w:rsidR="00BC06B1" w:rsidRDefault="00BC06B1" w:rsidP="00526822">
      <w:r>
        <w:t>Four automated consistency checks verify that data flows correctly through the pipeline without loss, corruption, or arithmetic error.</w:t>
      </w:r>
    </w:p>
    <w:p w14:paraId="46CDC837" w14:textId="7E1C1151" w:rsidR="00BC06B1" w:rsidRDefault="00BC06B1">
      <w:pPr>
        <w:pStyle w:val="BodyText"/>
      </w:pPr>
      <w:r>
        <w:rPr>
          <w:b/>
        </w:rPr>
        <w:t>Pumping conservation.</w:t>
      </w:r>
      <w:r>
        <w:t xml:space="preserve"> The total annual pumping read from the input CSV (via Table 2) must equal the total annual pumping applied in the MODFLOW well file, after unit conversion. The pipeline parses both files independently, converts the well file rates from ft³/s back to acre-feet, and compares the totals. The acceptable difference is 0.1% relative, which accommodates floating</w:t>
      </w:r>
      <w:r w:rsidR="006E7C54">
        <w:noBreakHyphen/>
      </w:r>
      <w:r>
        <w:t xml:space="preserve">point rounding in the unit conversion. This check catches errors such as </w:t>
      </w:r>
      <w:r w:rsidR="00885A46">
        <w:t xml:space="preserve">if </w:t>
      </w:r>
      <w:r>
        <w:t xml:space="preserve">a well </w:t>
      </w:r>
      <w:r w:rsidR="00885A46">
        <w:t xml:space="preserve">were </w:t>
      </w:r>
      <w:r>
        <w:t>omitted from the MODFLOW file, a unit conversion applied twice, or a month being skipped.</w:t>
      </w:r>
    </w:p>
    <w:p w14:paraId="5F86BC72" w14:textId="6A473CAF" w:rsidR="00BC06B1" w:rsidRDefault="008312D7">
      <w:pPr>
        <w:pPrChange w:id="433" w:author="Wolaver, Brad, OSE" w:date="2026-04-01T13:53:00Z" w16du:dateUtc="2026-04-01T19:53:00Z">
          <w:pPr>
            <w:pStyle w:val="BodyText"/>
          </w:pPr>
        </w:pPrChange>
      </w:pPr>
      <w:ins w:id="434" w:author="Petronis, Laura, OSE" w:date="2026-03-11T14:45:00Z" w16du:dateUtc="2026-03-11T20:45:00Z">
        <w:del w:id="435" w:author="Wolaver, Brad, OSE" w:date="2026-04-01T13:53:00Z" w16du:dateUtc="2026-04-01T19:53:00Z">
          <w:r w:rsidDel="00FF7455">
            <w:rPr>
              <w:b/>
            </w:rPr>
            <w:delText>&lt;&lt;this needs to be corrected&gt;&gt;</w:delText>
          </w:r>
        </w:del>
      </w:ins>
      <w:commentRangeStart w:id="436"/>
      <w:commentRangeStart w:id="437"/>
      <w:commentRangeStart w:id="438"/>
      <w:r w:rsidR="00BC06B1">
        <w:rPr>
          <w:b/>
        </w:rPr>
        <w:t>Depletion constraint.</w:t>
      </w:r>
      <w:r w:rsidR="00BC06B1">
        <w:t xml:space="preserve"> </w:t>
      </w:r>
      <w:ins w:id="439" w:author="Wolaver, Brad, OSE" w:date="2026-04-01T13:52:00Z" w16du:dateUtc="2026-04-01T19:52:00Z">
        <w:r w:rsidR="00FF7455">
          <w:t>Annual stream depletion summed across all reaches does not exceed annual Buckman pumping. This check is evaluated for the current processing year and produces a soft flag if violated (tolerance: 0.1% for numerical precision), allowing processing to continue while alerting the analyst to review. Because stream depletion is a lagged response to the full pumping history, the annual depletion-to-pumping ratio varies from year to year; for the Buckman wellfield, this ratio typically ranges from 0.07 to 0.11, well below the physical limit. Separately, cumulative depletions for each reach (Rio Pojoaque, Rio Tesuque, and La Cienega Springs) are checked to ensure they increase monotonically year-over-year, since cumulative aquifer impact cannot decrease (tolerance: 0.01 ac-ft).</w:t>
        </w:r>
      </w:ins>
      <w:del w:id="440" w:author="Wolaver, Brad, OSE" w:date="2026-04-01T13:52:00Z" w16du:dateUtc="2026-04-01T19:52:00Z">
        <w:r w:rsidR="00BC06B1" w:rsidDel="00FF7455">
          <w:delText>Stream depletion in any year cannot exceed total pumping in that year</w:delText>
        </w:r>
        <w:r w:rsidR="00534476" w:rsidDel="00FF7455">
          <w:delText>:</w:delText>
        </w:r>
        <w:r w:rsidR="00BC06B1" w:rsidDel="00FF7455">
          <w:delText xml:space="preserve"> the aquifer cannot lose more water to streams than was extracted by wells. The pipeline computes the annual depletion-to-pumping ratio and verifies it does not exceed 1.0 (with a 0.1% buffer for numerical precision). For the Buckman Wellfield, this ratio typically ranges from 0.07 to 0.11, below the physical limit</w:delText>
        </w:r>
      </w:del>
      <w:del w:id="441" w:author="Wolaver, Brad, OSE" w:date="2026-04-01T13:53:00Z" w16du:dateUtc="2026-04-01T19:53:00Z">
        <w:r w:rsidR="00BC06B1" w:rsidDel="00FF7455">
          <w:delText>.</w:delText>
        </w:r>
      </w:del>
      <w:commentRangeEnd w:id="436"/>
      <w:r>
        <w:rPr>
          <w:rStyle w:val="CommentReference"/>
          <w:sz w:val="24"/>
          <w:szCs w:val="24"/>
        </w:rPr>
        <w:commentReference w:id="436"/>
      </w:r>
      <w:commentRangeEnd w:id="437"/>
      <w:r w:rsidR="00AC7928">
        <w:rPr>
          <w:rStyle w:val="CommentReference"/>
          <w:sz w:val="24"/>
          <w:szCs w:val="24"/>
        </w:rPr>
        <w:commentReference w:id="437"/>
      </w:r>
      <w:commentRangeEnd w:id="438"/>
      <w:r w:rsidR="00FF7455">
        <w:rPr>
          <w:rStyle w:val="CommentReference"/>
          <w:sz w:val="24"/>
          <w:szCs w:val="24"/>
        </w:rPr>
        <w:commentReference w:id="438"/>
      </w:r>
    </w:p>
    <w:p w14:paraId="4EF852C8" w14:textId="4987156F" w:rsidR="00BC06B1" w:rsidRDefault="00BC06B1">
      <w:pPr>
        <w:pStyle w:val="BodyText"/>
      </w:pPr>
      <w:r>
        <w:rPr>
          <w:b/>
        </w:rPr>
        <w:t>Table sum integrity.</w:t>
      </w:r>
      <w:r>
        <w:t xml:space="preserve"> Within each output table, row totals must equal the sum of monthly values, and column totals must equal the sum of individual entries. The pipeline checks every summation in Table 2 (CSV format) and, when the openpyxl library is available, in Tables 3</w:t>
      </w:r>
      <w:r w:rsidR="00534476">
        <w:t>–</w:t>
      </w:r>
      <w:r>
        <w:t xml:space="preserve">5 (Excel format). The acceptable difference is 0.01 </w:t>
      </w:r>
      <w:r w:rsidR="000A4428">
        <w:t>ac-ft</w:t>
      </w:r>
      <w:r>
        <w:t>, which accommodates display rounding in Excel.</w:t>
      </w:r>
    </w:p>
    <w:p w14:paraId="278C95AE" w14:textId="77777777" w:rsidR="00BC06B1" w:rsidRDefault="00BC06B1">
      <w:pPr>
        <w:pStyle w:val="BodyText"/>
      </w:pPr>
      <w:r>
        <w:rPr>
          <w:b/>
        </w:rPr>
        <w:t>Missing data detection.</w:t>
      </w:r>
      <w:r>
        <w:t xml:space="preserve"> If any cell in the input data or output tables contains NaN (not a number) or is unexpectedly empty, the pipeline fails immediately rather than propagating a silent error. This catches problems such as a corrupted input file, a parsing failure in the post-processor output, or a division by zero in the conversion logic.</w:t>
      </w:r>
    </w:p>
    <w:p w14:paraId="5756F193" w14:textId="23C8C9AF" w:rsidR="00BC06B1" w:rsidRDefault="00FF7455">
      <w:pPr>
        <w:pStyle w:val="Heading2"/>
        <w:pPrChange w:id="442" w:author="Wolaver, Brad, OSE" w:date="2026-04-01T13:53:00Z" w16du:dateUtc="2026-04-01T19:53:00Z">
          <w:pPr>
            <w:pStyle w:val="Heading2"/>
            <w:numPr>
              <w:numId w:val="44"/>
            </w:numPr>
            <w:tabs>
              <w:tab w:val="num" w:pos="180"/>
            </w:tabs>
            <w:ind w:left="660" w:hanging="480"/>
          </w:pPr>
        </w:pPrChange>
      </w:pPr>
      <w:bookmarkStart w:id="443" w:name="spreadsheet-cross-check-formulas"/>
      <w:ins w:id="444" w:author="Wolaver, Brad, OSE" w:date="2026-04-01T13:53:00Z" w16du:dateUtc="2026-04-01T19:53:00Z">
        <w:r>
          <w:t xml:space="preserve">5. </w:t>
        </w:r>
      </w:ins>
      <w:commentRangeStart w:id="445"/>
      <w:commentRangeStart w:id="446"/>
      <w:r w:rsidR="00BC06B1">
        <w:t>Spreadsheet Cross-Check Formulas</w:t>
      </w:r>
      <w:bookmarkEnd w:id="443"/>
      <w:commentRangeEnd w:id="445"/>
      <w:del w:id="447" w:author="Wolaver, Brad, OSE" w:date="2026-04-01T13:53:00Z" w16du:dateUtc="2026-04-01T19:53:00Z">
        <w:r w:rsidDel="00FF7455">
          <w:rPr>
            <w:rStyle w:val="CommentReference"/>
            <w:sz w:val="28"/>
            <w:szCs w:val="28"/>
          </w:rPr>
          <w:commentReference w:id="445"/>
        </w:r>
      </w:del>
      <w:commentRangeEnd w:id="446"/>
      <w:r>
        <w:rPr>
          <w:rStyle w:val="CommentReference"/>
          <w:sz w:val="28"/>
          <w:szCs w:val="28"/>
        </w:rPr>
        <w:commentReference w:id="446"/>
      </w:r>
    </w:p>
    <w:p w14:paraId="3D7E8B8A" w14:textId="18DBFE05" w:rsidR="00BC06B1" w:rsidRDefault="00AD7F38" w:rsidP="00534476">
      <w:r>
        <w:t>The</w:t>
      </w:r>
      <w:r w:rsidR="00BC06B1">
        <w:t xml:space="preserve"> output Excel files </w:t>
      </w:r>
      <w:r>
        <w:t xml:space="preserve">for Tables 4 and 5 </w:t>
      </w:r>
      <w:r w:rsidR="00BC06B1">
        <w:t>contain embedded formulas that allow an independent reviewer to verify the pipeline’s arithmetic without running any Python code. These formulas are computed by Excel (or LibreOffice Calc) when the file is opened, providing a second independent calculation path.</w:t>
      </w:r>
    </w:p>
    <w:p w14:paraId="3ABBFFA1" w14:textId="77777777" w:rsidR="00BC06B1" w:rsidRDefault="00BC06B1">
      <w:pPr>
        <w:pStyle w:val="BodyText"/>
      </w:pPr>
      <w:r>
        <w:rPr>
          <w:b/>
        </w:rPr>
        <w:t>Table 4 (Rio Grande at Otowi) contains eight cross-check formula rows:</w:t>
      </w:r>
    </w:p>
    <w:p w14:paraId="594A9CCD" w14:textId="77777777" w:rsidR="00BC06B1" w:rsidRDefault="00BC06B1">
      <w:pPr>
        <w:pStyle w:val="BodyText"/>
      </w:pPr>
      <w:r>
        <w:t xml:space="preserve">The first four verify that the CFS totals for above-Otowi and below-Otowi reaches are the correct sums of individual MODFLOW cell values. Two use Excel’s SUMIF function to sum all cells labeled “above” or “below” in column R. Two use explicit SUM formulas over the known </w:t>
      </w:r>
      <w:r>
        <w:lastRenderedPageBreak/>
        <w:t>contiguous cell ranges. Each formula computes the difference between the formula result and the Python-computed total. If the pipeline computed correctly, all eight values display as 0.000000.</w:t>
      </w:r>
    </w:p>
    <w:p w14:paraId="1E6E5218" w14:textId="785C87EC" w:rsidR="00BC06B1" w:rsidRDefault="00BC06B1">
      <w:pPr>
        <w:pStyle w:val="BodyText"/>
      </w:pPr>
      <w:r>
        <w:t xml:space="preserve">The remaining four verify the acre-feet conversion. Each formula multiplies the monthly CFS value by the number of days in that month, by 86,400 seconds per day, and divides by 43,560 cubic feet per acre-foot. The result is compared to the Python-computed </w:t>
      </w:r>
      <w:r w:rsidR="000A4428">
        <w:t>ac-ft</w:t>
      </w:r>
      <w:r>
        <w:t xml:space="preserve"> value. Again, a correct computation produces 0.000000.</w:t>
      </w:r>
    </w:p>
    <w:p w14:paraId="09503299" w14:textId="77777777" w:rsidR="00BC06B1" w:rsidRPr="00A20B2B" w:rsidRDefault="00BC06B1">
      <w:pPr>
        <w:pStyle w:val="BodyText"/>
      </w:pPr>
      <w:r w:rsidRPr="00A20B2B">
        <w:rPr>
          <w:b/>
        </w:rPr>
        <w:t>Table 5 (La Cienega Springs) contains three cross-check formula columns:</w:t>
      </w:r>
    </w:p>
    <w:p w14:paraId="65029A67" w14:textId="1F0354FC" w:rsidR="001859F9" w:rsidRDefault="00BC06B1" w:rsidP="001859F9">
      <w:pPr>
        <w:pStyle w:val="BodyText"/>
        <w:rPr>
          <w:ins w:id="448" w:author="Wolaver, Brad, OSE" w:date="2026-04-01T14:00:00Z" w16du:dateUtc="2026-04-01T20:00:00Z"/>
        </w:rPr>
      </w:pPr>
      <w:del w:id="449" w:author="Wolaver, Brad, OSE" w:date="2026-04-02T11:05:00Z" w16du:dateUtc="2026-04-02T17:05:00Z">
        <w:r w:rsidRPr="00796FCF" w:rsidDel="00A20B2B">
          <w:delText xml:space="preserve">Column C (“Annual Change”) computes the year-over-year change in </w:delText>
        </w:r>
        <w:commentRangeStart w:id="450"/>
        <w:commentRangeStart w:id="451"/>
        <w:commentRangeStart w:id="452"/>
        <w:r w:rsidRPr="00796FCF" w:rsidDel="00A20B2B">
          <w:delText xml:space="preserve">cumulative </w:delText>
        </w:r>
      </w:del>
      <w:ins w:id="453" w:author="Petronis, Laura, OSE" w:date="2026-03-11T14:49:00Z" w16du:dateUtc="2026-03-11T20:49:00Z">
        <w:del w:id="454" w:author="Wolaver, Brad, OSE" w:date="2026-04-02T11:05:00Z" w16du:dateUtc="2026-04-02T17:05:00Z">
          <w:r w:rsidR="009954F5" w:rsidRPr="00796FCF" w:rsidDel="00A20B2B">
            <w:delText xml:space="preserve">annual </w:delText>
          </w:r>
        </w:del>
      </w:ins>
      <w:commentRangeEnd w:id="450"/>
      <w:del w:id="455" w:author="Wolaver, Brad, OSE" w:date="2026-04-02T11:05:00Z" w16du:dateUtc="2026-04-02T17:05:00Z">
        <w:r w:rsidR="00FF7455" w:rsidRPr="00796FCF" w:rsidDel="00A20B2B">
          <w:rPr>
            <w:rStyle w:val="CommentReference"/>
            <w:sz w:val="24"/>
            <w:szCs w:val="24"/>
          </w:rPr>
          <w:commentReference w:id="450"/>
        </w:r>
        <w:commentRangeEnd w:id="451"/>
        <w:r w:rsidR="00D25D71" w:rsidRPr="00796FCF" w:rsidDel="00A20B2B">
          <w:rPr>
            <w:rStyle w:val="CommentReference"/>
            <w:sz w:val="24"/>
            <w:szCs w:val="24"/>
          </w:rPr>
          <w:commentReference w:id="451"/>
        </w:r>
      </w:del>
      <w:commentRangeEnd w:id="452"/>
      <w:r w:rsidR="00355D76" w:rsidRPr="00796FCF">
        <w:rPr>
          <w:rStyle w:val="CommentReference"/>
          <w:sz w:val="24"/>
          <w:szCs w:val="24"/>
        </w:rPr>
        <w:commentReference w:id="452"/>
      </w:r>
      <w:del w:id="456" w:author="Wolaver, Brad, OSE" w:date="2026-04-02T11:05:00Z" w16du:dateUtc="2026-04-02T17:05:00Z">
        <w:r w:rsidRPr="00796FCF" w:rsidDel="00A20B2B">
          <w:delText>depletion. Column D (“Cumulative Check”) sums all annual changes from 2004 through the current row to independently reconstruct the cumulative value. Column E (“Difference”) computes the difference between the stated cumulative value (column B) and the reconstructed value (column D). A correct table produces 0.000000 in every row of column E.</w:delText>
        </w:r>
      </w:del>
      <w:ins w:id="457" w:author="Wolaver, Brad, OSE" w:date="2026-04-02T11:10:00Z" w16du:dateUtc="2026-04-02T17:10:00Z">
        <w:r w:rsidR="00557127">
          <w:t xml:space="preserve">This table </w:t>
        </w:r>
      </w:ins>
      <w:ins w:id="458" w:author="Wolaver, Brad, OSE" w:date="2026-04-01T14:00:00Z" w16du:dateUtc="2026-04-01T20:00:00Z">
        <w:r w:rsidR="001859F9" w:rsidRPr="00796FCF">
          <w:t xml:space="preserve">reports the total </w:t>
        </w:r>
      </w:ins>
      <w:ins w:id="459" w:author="Wolaver, Brad, OSE" w:date="2026-04-02T11:06:00Z" w16du:dateUtc="2026-04-02T17:06:00Z">
        <w:r w:rsidR="00796FCF">
          <w:t>model-predicted</w:t>
        </w:r>
      </w:ins>
      <w:ins w:id="460" w:author="Wolaver, Brad, OSE" w:date="2026-04-01T14:00:00Z" w16du:dateUtc="2026-04-01T20:00:00Z">
        <w:r w:rsidR="001859F9" w:rsidRPr="00796FCF">
          <w:t xml:space="preserve"> reduction in spring flow attributable to </w:t>
        </w:r>
      </w:ins>
      <w:ins w:id="461" w:author="Wolaver, Brad, OSE" w:date="2026-04-02T11:06:00Z" w16du:dateUtc="2026-04-02T17:06:00Z">
        <w:r w:rsidR="00796FCF">
          <w:t>the full history of</w:t>
        </w:r>
      </w:ins>
      <w:ins w:id="462" w:author="Wolaver, Brad, OSE" w:date="2026-04-01T14:00:00Z" w16du:dateUtc="2026-04-01T20:00:00Z">
        <w:r w:rsidR="001859F9" w:rsidRPr="00796FCF">
          <w:t xml:space="preserve"> Buckman pumping through each year (Column B). This value is not a running sum of annual depletions; it is the </w:t>
        </w:r>
      </w:ins>
      <w:ins w:id="463" w:author="Wolaver, Brad, OSE" w:date="2026-04-02T11:07:00Z" w16du:dateUtc="2026-04-02T17:07:00Z">
        <w:r w:rsidR="00A01BC4">
          <w:t xml:space="preserve">impact </w:t>
        </w:r>
      </w:ins>
      <w:ins w:id="464" w:author="Wolaver, Brad, OSE" w:date="2026-04-01T14:00:00Z" w16du:dateUtc="2026-04-01T20:00:00Z">
        <w:r w:rsidR="001859F9" w:rsidRPr="00796FCF">
          <w:t xml:space="preserve">for </w:t>
        </w:r>
      </w:ins>
      <w:ins w:id="465" w:author="Wolaver, Brad, OSE" w:date="2026-04-02T11:07:00Z" w16du:dateUtc="2026-04-02T17:07:00Z">
        <w:r w:rsidR="00A01BC4">
          <w:t xml:space="preserve">a given year based on </w:t>
        </w:r>
        <w:r w:rsidR="00590C41">
          <w:t>the cumulative pumping of prior years</w:t>
        </w:r>
      </w:ins>
      <w:ins w:id="466" w:author="Wolaver, Brad, OSE" w:date="2026-04-01T14:00:00Z" w16du:dateUtc="2026-04-01T20:00:00Z">
        <w:r w:rsidR="001859F9" w:rsidRPr="00796FCF">
          <w:t xml:space="preserve">, which increases over time as the </w:t>
        </w:r>
      </w:ins>
      <w:ins w:id="467" w:author="Wolaver, Brad, OSE" w:date="2026-04-02T11:08:00Z" w16du:dateUtc="2026-04-02T17:08:00Z">
        <w:r w:rsidR="00590C41">
          <w:t>effect of historical pumping propagates through the aquifer</w:t>
        </w:r>
      </w:ins>
      <w:ins w:id="468" w:author="Wolaver, Brad, OSE" w:date="2026-04-01T14:00:00Z" w16du:dateUtc="2026-04-01T20:00:00Z">
        <w:r w:rsidR="001859F9" w:rsidRPr="00796FCF">
          <w:t>. Three cross-check formula columns verify internal consistency</w:t>
        </w:r>
      </w:ins>
      <w:ins w:id="469" w:author="Wolaver, Brad, OSE" w:date="2026-04-02T11:08:00Z" w16du:dateUtc="2026-04-02T17:08:00Z">
        <w:r w:rsidR="00590C41">
          <w:t xml:space="preserve"> of th</w:t>
        </w:r>
        <w:r w:rsidR="00FE2F80">
          <w:t>e spreadsheet (these colu</w:t>
        </w:r>
      </w:ins>
      <w:ins w:id="470" w:author="Wolaver, Brad, OSE" w:date="2026-04-02T11:09:00Z" w16du:dateUtc="2026-04-02T17:09:00Z">
        <w:r w:rsidR="00FE2F80">
          <w:t>mns appear in the Excel file but are not reproduced in the memorandum)</w:t>
        </w:r>
      </w:ins>
      <w:ins w:id="471" w:author="Wolaver, Brad, OSE" w:date="2026-04-01T14:00:00Z" w16du:dateUtc="2026-04-01T20:00:00Z">
        <w:r w:rsidR="001859F9" w:rsidRPr="00796FCF">
          <w:t>: Column C computes year-over-year change in Column B, Column D reconstructs Column B by summing all year-over-year changes from 2004 forward, and Column E reports the difference between Column</w:t>
        </w:r>
      </w:ins>
      <w:ins w:id="472" w:author="Wolaver, Brad, OSE" w:date="2026-04-02T11:09:00Z" w16du:dateUtc="2026-04-02T17:09:00Z">
        <w:r w:rsidR="000779D3">
          <w:t>s</w:t>
        </w:r>
      </w:ins>
      <w:ins w:id="473" w:author="Wolaver, Brad, OSE" w:date="2026-04-01T14:00:00Z" w16du:dateUtc="2026-04-01T20:00:00Z">
        <w:r w:rsidR="001859F9" w:rsidRPr="00796FCF">
          <w:t xml:space="preserve"> B and </w:t>
        </w:r>
      </w:ins>
      <w:ins w:id="474" w:author="Wolaver, Brad, OSE" w:date="2026-04-02T11:09:00Z" w16du:dateUtc="2026-04-02T17:09:00Z">
        <w:r w:rsidR="000779D3">
          <w:t>D</w:t>
        </w:r>
      </w:ins>
      <w:ins w:id="475" w:author="Wolaver, Brad, OSE" w:date="2026-04-01T14:00:00Z" w16du:dateUtc="2026-04-01T20:00:00Z">
        <w:r w:rsidR="001859F9" w:rsidRPr="00796FCF">
          <w:t>. A correct table produces 0.000000 in every row of Column E.</w:t>
        </w:r>
      </w:ins>
    </w:p>
    <w:p w14:paraId="5CC5CB97" w14:textId="0BC65D39" w:rsidR="001859F9" w:rsidDel="00796FCF" w:rsidRDefault="001859F9">
      <w:pPr>
        <w:pStyle w:val="BodyText"/>
        <w:rPr>
          <w:del w:id="476" w:author="Wolaver, Brad, OSE" w:date="2026-04-02T11:05:00Z" w16du:dateUtc="2026-04-02T17:05:00Z"/>
        </w:rPr>
      </w:pPr>
    </w:p>
    <w:p w14:paraId="11A5A8B2" w14:textId="06B2A1CF" w:rsidR="00BC06B1" w:rsidRDefault="00BC06B1">
      <w:pPr>
        <w:pStyle w:val="BodyText"/>
      </w:pPr>
      <w:r>
        <w:t xml:space="preserve">These embedded formulas serve as an audit mechanism: any reviewer with Excel can verify the pipeline’s arithmetic by simply opening the file and inspecting the cross-check </w:t>
      </w:r>
      <w:del w:id="477" w:author="Wolaver, Brad, OSE" w:date="2026-04-02T11:11:00Z" w16du:dateUtc="2026-04-02T17:11:00Z">
        <w:r w:rsidDel="00437DE1">
          <w:delText xml:space="preserve">rows and </w:delText>
        </w:r>
      </w:del>
      <w:r>
        <w:t>columns.</w:t>
      </w:r>
    </w:p>
    <w:p w14:paraId="1B45776E" w14:textId="575D9643" w:rsidR="00BC06B1" w:rsidRDefault="00FF7455">
      <w:pPr>
        <w:pStyle w:val="Heading2"/>
        <w:pPrChange w:id="478" w:author="Wolaver, Brad, OSE" w:date="2026-04-01T13:53:00Z" w16du:dateUtc="2026-04-01T19:53:00Z">
          <w:pPr>
            <w:pStyle w:val="Heading2"/>
            <w:numPr>
              <w:numId w:val="44"/>
            </w:numPr>
            <w:tabs>
              <w:tab w:val="num" w:pos="180"/>
            </w:tabs>
            <w:ind w:left="660" w:hanging="480"/>
          </w:pPr>
        </w:pPrChange>
      </w:pPr>
      <w:bookmarkStart w:id="479" w:name="historical-chaining-verification"/>
      <w:ins w:id="480" w:author="Wolaver, Brad, OSE" w:date="2026-04-01T13:53:00Z" w16du:dateUtc="2026-04-01T19:53:00Z">
        <w:r>
          <w:t xml:space="preserve">6. </w:t>
        </w:r>
      </w:ins>
      <w:r w:rsidR="00BC06B1">
        <w:t>Historical Chaining Verification</w:t>
      </w:r>
      <w:bookmarkEnd w:id="479"/>
    </w:p>
    <w:p w14:paraId="5303645E" w14:textId="346BB5FF" w:rsidR="00BC06B1" w:rsidRDefault="00BC06B1" w:rsidP="00AD7F38">
      <w:r>
        <w:t>When the pipeline processes year N, it produces depletion values for all years from the model start (1988 for Tables 3</w:t>
      </w:r>
      <w:r w:rsidR="00AD7F38">
        <w:t xml:space="preserve"> and </w:t>
      </w:r>
      <w:r>
        <w:t>4, 2004 for Table 5) through the projection horizon (</w:t>
      </w:r>
      <w:r w:rsidR="0071106E">
        <w:t xml:space="preserve">currently </w:t>
      </w:r>
      <w:r>
        <w:t>2030). Values for years before N are not recomputed from the current MODFLOW run; instead, they are copied from the prior year’s output file. This chaining mechanism ensures that historical values, once established, remain fixed regardless of code changes or reprocessing.</w:t>
      </w:r>
    </w:p>
    <w:p w14:paraId="442E46D6" w14:textId="77777777" w:rsidR="00BC06B1" w:rsidRDefault="00BC06B1">
      <w:pPr>
        <w:pStyle w:val="BodyText"/>
      </w:pPr>
      <w:r>
        <w:t>The chaining verification has two components:</w:t>
      </w:r>
    </w:p>
    <w:p w14:paraId="3E604DAB" w14:textId="60F68605" w:rsidR="00BC06B1" w:rsidRDefault="00BC06B1">
      <w:pPr>
        <w:pStyle w:val="BodyText"/>
      </w:pPr>
      <w:r>
        <w:rPr>
          <w:b/>
        </w:rPr>
        <w:t>Within-table chaining.</w:t>
      </w:r>
      <w:r>
        <w:t xml:space="preserve"> The pipeline reads the prior year’s Excel output, extracts historical values, and writes them directly into the current year’s table. For the 2025 analysis, years 1988</w:t>
      </w:r>
      <w:r w:rsidR="0071106E">
        <w:t>–</w:t>
      </w:r>
      <w:r>
        <w:t>2024 in Table 3 were copied from the 2024 output, and years 2004</w:t>
      </w:r>
      <w:r w:rsidR="0071106E">
        <w:t>–</w:t>
      </w:r>
      <w:r>
        <w:t>2024 in Table 5 were copied from the 2024 output. Only years 2025</w:t>
      </w:r>
      <w:r w:rsidR="0071106E">
        <w:t>–</w:t>
      </w:r>
      <w:r>
        <w:t>2030 were recomputed from the 2025 MODFLOW run.</w:t>
      </w:r>
    </w:p>
    <w:p w14:paraId="0F906F5E" w14:textId="33434C8A" w:rsidR="00BC06B1" w:rsidRDefault="00BC06B1">
      <w:pPr>
        <w:pStyle w:val="BodyText"/>
      </w:pPr>
      <w:r>
        <w:rPr>
          <w:b/>
        </w:rPr>
        <w:t>Cross-model verification.</w:t>
      </w:r>
      <w:r>
        <w:t xml:space="preserve"> A separate verification script (</w:t>
      </w:r>
      <w:r>
        <w:rPr>
          <w:rStyle w:val="VerbatimChar"/>
        </w:rPr>
        <w:t>verify_depletion.py</w:t>
      </w:r>
      <w:r>
        <w:t xml:space="preserve">) parses the raw post-processor output from both the 2024 and 2025 MODFLOW runs and computes superposition acre-feet for every year from 1988 through 2030. For historical years (1988-2024), the two model runs should produce identical values because the pumping data and model parameters are the same. The script flags any historical year where the absolute difference exceeds 0.001 </w:t>
      </w:r>
      <w:r w:rsidR="000A4428">
        <w:t>ac-ft</w:t>
      </w:r>
      <w:r>
        <w:t>. Differences in years 2025</w:t>
      </w:r>
      <w:r w:rsidR="0071106E">
        <w:t>–</w:t>
      </w:r>
      <w:r>
        <w:t>2030 are expected and reported for informational purposes, since these years incorporate different pumping data.</w:t>
      </w:r>
    </w:p>
    <w:p w14:paraId="330D1F3F" w14:textId="1096D913" w:rsidR="00BC06B1" w:rsidRDefault="00BC06B1">
      <w:pPr>
        <w:pStyle w:val="BodyText"/>
      </w:pPr>
      <w:r>
        <w:lastRenderedPageBreak/>
        <w:t xml:space="preserve">The output of this verification is an Excel file with side-by-side values and a difference column. Cells exceeding the 0.001 </w:t>
      </w:r>
      <w:r w:rsidR="000A4428">
        <w:t>ac-ft</w:t>
      </w:r>
      <w:r>
        <w:t xml:space="preserve"> threshold are highlighted in yellow. For the 2024</w:t>
      </w:r>
      <w:r w:rsidR="0071106E">
        <w:t>–2</w:t>
      </w:r>
      <w:r>
        <w:t>025 comparison, all historical years agreed within the threshold, confirming that the two MODFLOW runs are consistent for the overlapping period.</w:t>
      </w:r>
    </w:p>
    <w:p w14:paraId="19749346" w14:textId="11DBBA1D" w:rsidR="00BC06B1" w:rsidRDefault="00FF7455">
      <w:pPr>
        <w:pStyle w:val="Heading2"/>
        <w:pPrChange w:id="481" w:author="Wolaver, Brad, OSE" w:date="2026-04-01T13:53:00Z" w16du:dateUtc="2026-04-01T19:53:00Z">
          <w:pPr>
            <w:pStyle w:val="Heading2"/>
            <w:numPr>
              <w:numId w:val="44"/>
            </w:numPr>
            <w:tabs>
              <w:tab w:val="num" w:pos="180"/>
            </w:tabs>
            <w:ind w:left="660" w:hanging="480"/>
          </w:pPr>
        </w:pPrChange>
      </w:pPr>
      <w:bookmarkStart w:id="482" w:name="geometry-validation"/>
      <w:ins w:id="483" w:author="Wolaver, Brad, OSE" w:date="2026-04-01T13:53:00Z" w16du:dateUtc="2026-04-01T19:53:00Z">
        <w:r>
          <w:t xml:space="preserve">7. </w:t>
        </w:r>
      </w:ins>
      <w:r w:rsidR="00BC06B1">
        <w:t xml:space="preserve">Geometry </w:t>
      </w:r>
      <w:del w:id="484" w:author="Petronis, Laura, OSE" w:date="2026-03-11T14:55:00Z" w16du:dateUtc="2026-03-11T20:55:00Z">
        <w:r w:rsidR="00BC06B1" w:rsidDel="009954F5">
          <w:delText>Validation</w:delText>
        </w:r>
      </w:del>
      <w:bookmarkEnd w:id="482"/>
      <w:ins w:id="485" w:author="Petronis, Laura, OSE" w:date="2026-03-11T14:55:00Z" w16du:dateUtc="2026-03-11T20:55:00Z">
        <w:r w:rsidR="009954F5">
          <w:t>Verification</w:t>
        </w:r>
      </w:ins>
    </w:p>
    <w:p w14:paraId="2842A0AC" w14:textId="5FC0E5E9" w:rsidR="00BC06B1" w:rsidRDefault="00BC06B1" w:rsidP="008330DA">
      <w:r>
        <w:t>The FORTRAN post-processor (</w:t>
      </w:r>
      <w:r>
        <w:rPr>
          <w:rStyle w:val="VerbatimChar"/>
        </w:rPr>
        <w:t>sfmodflx_2245.exe</w:t>
      </w:r>
      <w:r>
        <w:t>) uses hardcoded cell rectangles to determine which MODFLOW cells contribute to each stream reach. For La Cienega Springs, the extraction rectangle covers model rows 28</w:t>
      </w:r>
      <w:r w:rsidR="00C21443">
        <w:t>–</w:t>
      </w:r>
      <w:r>
        <w:t>35 and columns 10</w:t>
      </w:r>
      <w:r w:rsidR="00C21443">
        <w:t>–</w:t>
      </w:r>
      <w:r>
        <w:t xml:space="preserve">20. Only </w:t>
      </w:r>
      <w:ins w:id="486" w:author="Petronis, Laura, OSE" w:date="2026-03-11T15:01:00Z" w16du:dateUtc="2026-03-11T21:01:00Z">
        <w:r w:rsidR="004C1BD0">
          <w:t xml:space="preserve">GHB </w:t>
        </w:r>
      </w:ins>
      <w:r>
        <w:t>cells within this rectangle are included in the “LC SPRINGS” depletion total.</w:t>
      </w:r>
    </w:p>
    <w:p w14:paraId="1F1AC1D3" w14:textId="77777777" w:rsidR="00BC06B1" w:rsidRDefault="00BC06B1">
      <w:pPr>
        <w:pStyle w:val="BodyText"/>
      </w:pPr>
      <w:r>
        <w:t>La Cienega Springs is represented in the MODFLOW model by six General Head Boundary (GHB) cells. The pipeline reads the GHB input file, extracts the (layer, row, column) coordinates of all GHB cells, and verifies that every cell falls within the FORTRAN extraction rectangle.</w:t>
      </w:r>
    </w:p>
    <w:p w14:paraId="608A7F3C" w14:textId="77777777" w:rsidR="00BC06B1" w:rsidRDefault="00BC06B1">
      <w:pPr>
        <w:pStyle w:val="BodyText"/>
      </w:pPr>
      <w:r>
        <w:t>This check guards against a specific failure mode: if the MODFLOW grid geometry were ever modified such that a La Cienega GHB cell moved outside the extraction rectangle, that cell’s flux contribution would be silently excluded from the depletion total, resulting in an underestimate of the spring impact. Because this underestimate would not produce any error message from either MODFLOW or the post-processor, it could go undetected without an explicit geometry check.</w:t>
      </w:r>
    </w:p>
    <w:p w14:paraId="3C401ADB" w14:textId="26576EF2" w:rsidR="00BC06B1" w:rsidRDefault="00BC06B1">
      <w:pPr>
        <w:pStyle w:val="BodyText"/>
      </w:pPr>
      <w:r>
        <w:t>The current six GHB cells are located at rows 30</w:t>
      </w:r>
      <w:r w:rsidR="00C21443">
        <w:t>–</w:t>
      </w:r>
      <w:r>
        <w:t>32, columns 12</w:t>
      </w:r>
      <w:r w:rsidR="00C21443">
        <w:t>–</w:t>
      </w:r>
      <w:r>
        <w:t>15</w:t>
      </w:r>
      <w:r w:rsidR="00C21443">
        <w:t xml:space="preserve">, which is </w:t>
      </w:r>
      <w:r>
        <w:t>within the extraction rectangle (rows 28</w:t>
      </w:r>
      <w:r w:rsidR="00C21443">
        <w:t>–</w:t>
      </w:r>
      <w:r>
        <w:t>35, columns 10</w:t>
      </w:r>
      <w:r w:rsidR="00C21443">
        <w:t>–</w:t>
      </w:r>
      <w:r>
        <w:t>20) with at least a one-cell buffer on all sides. The automated check verifies both the cell coordinates and the buffer margin.</w:t>
      </w:r>
    </w:p>
    <w:p w14:paraId="13B2A767" w14:textId="77777777" w:rsidR="00C21443" w:rsidRDefault="00C21443">
      <w:pPr>
        <w:spacing w:after="160" w:line="259" w:lineRule="auto"/>
        <w:jc w:val="left"/>
      </w:pPr>
      <w:bookmarkStart w:id="487" w:name="part-ii-validation"/>
      <w:r>
        <w:rPr>
          <w:b/>
          <w:bCs/>
          <w:caps/>
        </w:rPr>
        <w:br w:type="page"/>
      </w:r>
    </w:p>
    <w:p w14:paraId="48FD8AD7" w14:textId="7D612AC4" w:rsidR="00BC06B1" w:rsidRDefault="00BC06B1">
      <w:pPr>
        <w:pStyle w:val="Heading1"/>
      </w:pPr>
      <w:r>
        <w:lastRenderedPageBreak/>
        <w:t xml:space="preserve">Part II: </w:t>
      </w:r>
      <w:r w:rsidR="009D0561">
        <w:t xml:space="preserve">Automated </w:t>
      </w:r>
      <w:commentRangeStart w:id="488"/>
      <w:commentRangeStart w:id="489"/>
      <w:commentRangeStart w:id="490"/>
      <w:r>
        <w:t>Validation</w:t>
      </w:r>
      <w:bookmarkEnd w:id="487"/>
      <w:commentRangeEnd w:id="488"/>
      <w:r w:rsidR="003E5555">
        <w:rPr>
          <w:rStyle w:val="CommentReference"/>
          <w:sz w:val="28"/>
          <w:szCs w:val="28"/>
        </w:rPr>
        <w:commentReference w:id="488"/>
      </w:r>
      <w:commentRangeEnd w:id="489"/>
      <w:r w:rsidR="00D25D71">
        <w:rPr>
          <w:rStyle w:val="CommentReference"/>
          <w:sz w:val="28"/>
          <w:szCs w:val="28"/>
        </w:rPr>
        <w:commentReference w:id="489"/>
      </w:r>
      <w:commentRangeEnd w:id="490"/>
      <w:r w:rsidR="00007F91">
        <w:rPr>
          <w:rStyle w:val="CommentReference"/>
          <w:sz w:val="28"/>
          <w:szCs w:val="28"/>
        </w:rPr>
        <w:commentReference w:id="490"/>
      </w:r>
    </w:p>
    <w:p w14:paraId="41C42FFA" w14:textId="4EDF6C6B" w:rsidR="00BC06B1" w:rsidRDefault="00BC06B1" w:rsidP="000D2D5D">
      <w:r>
        <w:t xml:space="preserve">Validation </w:t>
      </w:r>
      <w:ins w:id="491" w:author="Wolaver, Brad, OSE" w:date="2026-04-02T11:22:00Z" w16du:dateUtc="2026-04-02T17:22:00Z">
        <w:r w:rsidR="00007F91">
          <w:t xml:space="preserve">(as defined above) </w:t>
        </w:r>
      </w:ins>
      <w:r>
        <w:t>confirms that pipeline outputs are physically reasonable and consistent with independently verified reference data.</w:t>
      </w:r>
    </w:p>
    <w:p w14:paraId="1E715A72" w14:textId="711C0F03" w:rsidR="00BC06B1" w:rsidRDefault="0004215D">
      <w:pPr>
        <w:pStyle w:val="Heading2"/>
      </w:pPr>
      <w:r>
        <w:t xml:space="preserve">1. </w:t>
      </w:r>
      <w:bookmarkStart w:id="492" w:name="regression-baseline"/>
      <w:r w:rsidR="00BC06B1">
        <w:t>2024 R</w:t>
      </w:r>
      <w:bookmarkEnd w:id="492"/>
      <w:r w:rsidR="001C635D">
        <w:t>esults</w:t>
      </w:r>
    </w:p>
    <w:p w14:paraId="7DA78BF8" w14:textId="5D484F77" w:rsidR="00BC06B1" w:rsidRDefault="00BC06B1" w:rsidP="000D2D5D">
      <w:r>
        <w:t>The 2024 analysis was the first year fully processed with the automated pipeline. All outputs were manually verified against legacy Excel spreadsheets produced by the prior manual workflow</w:t>
      </w:r>
      <w:r w:rsidR="001C635D">
        <w:t xml:space="preserve"> (Wolaver, 2025)</w:t>
      </w:r>
      <w:r>
        <w:t xml:space="preserve">. </w:t>
      </w:r>
      <w:del w:id="493" w:author="Wolaver, Brad, OSE" w:date="2026-04-02T11:24:00Z" w16du:dateUtc="2026-04-02T17:24:00Z">
        <w:r w:rsidDel="005918F9">
          <w:delText>These verified outputs serve as the baseline</w:delText>
        </w:r>
        <w:r w:rsidR="00810889" w:rsidDel="005918F9">
          <w:delText xml:space="preserve"> for regression</w:delText>
        </w:r>
      </w:del>
      <w:ins w:id="494" w:author="Wolaver, Brad, OSE" w:date="2026-04-02T11:24:00Z" w16du:dateUtc="2026-04-02T17:24:00Z">
        <w:r w:rsidR="005918F9">
          <w:t xml:space="preserve">This baseline ensures that future updates to the Python processing code or </w:t>
        </w:r>
      </w:ins>
      <w:ins w:id="495" w:author="Wolaver, Brad, OSE" w:date="2026-04-02T11:25:00Z" w16du:dateUtc="2026-04-02T17:25:00Z">
        <w:r w:rsidR="005918F9">
          <w:t>its dependencies (such as bug fixes, reorganization or simp</w:t>
        </w:r>
        <w:r w:rsidR="00406CDD">
          <w:t xml:space="preserve">lifying the code without changing what it does, or routine Python library updates) do not inadvertently alter results for a known </w:t>
        </w:r>
      </w:ins>
      <w:ins w:id="496" w:author="Wolaver, Brad, OSE" w:date="2026-04-02T11:26:00Z" w16du:dateUtc="2026-04-02T17:26:00Z">
        <w:r w:rsidR="00406CDD">
          <w:t>set of inputs</w:t>
        </w:r>
      </w:ins>
      <w:del w:id="497" w:author="Wolaver, Brad, OSE" w:date="2026-04-02T11:24:00Z" w16du:dateUtc="2026-04-02T17:24:00Z">
        <w:r w:rsidDel="002D0BC6">
          <w:delText xml:space="preserve">: any </w:delText>
        </w:r>
        <w:commentRangeStart w:id="498"/>
        <w:commentRangeStart w:id="499"/>
        <w:commentRangeStart w:id="500"/>
        <w:r w:rsidDel="002D0BC6">
          <w:delText xml:space="preserve">code modification </w:delText>
        </w:r>
        <w:commentRangeEnd w:id="498"/>
        <w:r w:rsidR="003E5555" w:rsidDel="002D0BC6">
          <w:rPr>
            <w:rStyle w:val="CommentReference"/>
            <w:sz w:val="24"/>
            <w:szCs w:val="24"/>
          </w:rPr>
          <w:commentReference w:id="498"/>
        </w:r>
        <w:commentRangeEnd w:id="499"/>
        <w:r w:rsidR="00D25D71" w:rsidDel="002D0BC6">
          <w:rPr>
            <w:rStyle w:val="CommentReference"/>
            <w:sz w:val="24"/>
            <w:szCs w:val="24"/>
          </w:rPr>
          <w:commentReference w:id="499"/>
        </w:r>
      </w:del>
      <w:commentRangeEnd w:id="500"/>
      <w:r w:rsidR="00406CDD">
        <w:rPr>
          <w:rStyle w:val="CommentReference"/>
          <w:sz w:val="24"/>
          <w:szCs w:val="24"/>
        </w:rPr>
        <w:commentReference w:id="500"/>
      </w:r>
      <w:del w:id="501" w:author="Wolaver, Brad, OSE" w:date="2026-04-02T11:24:00Z" w16du:dateUtc="2026-04-02T17:24:00Z">
        <w:r w:rsidDel="002D0BC6">
          <w:delText>must reproduce the 2024 results within defined tolerances</w:delText>
        </w:r>
      </w:del>
      <w:r>
        <w:t>.</w:t>
      </w:r>
    </w:p>
    <w:p w14:paraId="7F01A31E" w14:textId="77777777" w:rsidR="002A120D" w:rsidRDefault="00BC06B1">
      <w:pPr>
        <w:pStyle w:val="BodyText"/>
      </w:pPr>
      <w:r>
        <w:t>The regression test works by re-running the entire pipeline from frozen inputs (the same input CSV and MODFLOW files used for the original 2024 analysis) and comparing every cell in every output table against the verified reference outputs</w:t>
      </w:r>
      <w:r w:rsidR="002A120D">
        <w:t xml:space="preserve"> (located in </w:t>
      </w:r>
      <w:r w:rsidR="002A120D" w:rsidRPr="002A120D">
        <w:rPr>
          <w:rFonts w:ascii="Consolas" w:hAnsi="Consolas"/>
        </w:rPr>
        <w:t>buckman\validation\2024\expected_outputs</w:t>
      </w:r>
      <w:r w:rsidR="002A120D">
        <w:t>)</w:t>
      </w:r>
      <w:r>
        <w:t xml:space="preserve">. </w:t>
      </w:r>
    </w:p>
    <w:p w14:paraId="1FB1B104" w14:textId="3E3D969F" w:rsidR="00BC06B1" w:rsidRDefault="00BC06B1">
      <w:pPr>
        <w:pStyle w:val="BodyText"/>
      </w:pPr>
      <w:r>
        <w:t xml:space="preserve">The comparison uses a hybrid tolerance approach: a cell passes if the absolute difference is within </w:t>
      </w:r>
      <w:del w:id="502" w:author="Wolaver, Brad, OSE" w:date="2026-04-02T14:06:00Z" w16du:dateUtc="2026-04-02T20:06:00Z">
        <w:r w:rsidDel="00EF7B0F">
          <w:delText>the absolute tolerance</w:delText>
        </w:r>
      </w:del>
      <w:ins w:id="503" w:author="Wolaver, Brad, OSE" w:date="2026-04-02T14:06:00Z" w16du:dateUtc="2026-04-02T20:06:00Z">
        <w:r w:rsidR="00EF7B0F">
          <w:t>0.01 ac-ft</w:t>
        </w:r>
      </w:ins>
      <w:r>
        <w:t xml:space="preserve">, </w:t>
      </w:r>
      <w:r w:rsidR="002D6A08">
        <w:t>or</w:t>
      </w:r>
      <w:r>
        <w:t xml:space="preserve"> if the relative difference is within </w:t>
      </w:r>
      <w:del w:id="504" w:author="Wolaver, Brad, OSE" w:date="2026-04-02T14:06:00Z" w16du:dateUtc="2026-04-02T20:06:00Z">
        <w:r w:rsidDel="00EF7B0F">
          <w:delText>the relative tolerance</w:delText>
        </w:r>
      </w:del>
      <w:ins w:id="505" w:author="Wolaver, Brad, OSE" w:date="2026-04-02T14:06:00Z" w16du:dateUtc="2026-04-02T20:06:00Z">
        <w:r w:rsidR="00EF7B0F">
          <w:t>0.</w:t>
        </w:r>
      </w:ins>
      <w:ins w:id="506" w:author="Wolaver, Brad, OSE" w:date="2026-04-02T14:07:00Z" w16du:dateUtc="2026-04-02T20:07:00Z">
        <w:r w:rsidR="00EF7B0F">
          <w:t>1%</w:t>
        </w:r>
      </w:ins>
      <w:r>
        <w:t xml:space="preserve">. This </w:t>
      </w:r>
      <w:del w:id="507" w:author="Wolaver, Brad, OSE" w:date="2026-04-02T14:07:00Z" w16du:dateUtc="2026-04-02T20:07:00Z">
        <w:r w:rsidDel="00094FE3">
          <w:delText xml:space="preserve">hybrid approach </w:delText>
        </w:r>
      </w:del>
      <w:r>
        <w:t>handles both small values (where a tiny absolute difference is acceptable</w:t>
      </w:r>
      <w:ins w:id="508" w:author="Wolaver, Brad, OSE" w:date="2026-04-02T14:07:00Z" w16du:dateUtc="2026-04-02T20:07:00Z">
        <w:r w:rsidR="00094FE3">
          <w:t xml:space="preserve"> </w:t>
        </w:r>
      </w:ins>
      <w:ins w:id="509" w:author="Wolaver, Brad, OSE" w:date="2026-04-02T14:08:00Z" w16du:dateUtc="2026-04-02T20:08:00Z">
        <w:r w:rsidR="00094FE3">
          <w:t>even</w:t>
        </w:r>
      </w:ins>
      <w:ins w:id="510" w:author="Wolaver, Brad, OSE" w:date="2026-04-02T14:07:00Z" w16du:dateUtc="2026-04-02T20:07:00Z">
        <w:r w:rsidR="00094FE3">
          <w:t xml:space="preserve"> if the relative difference appears large</w:t>
        </w:r>
      </w:ins>
      <w:r>
        <w:t xml:space="preserve">) and large values (where a small </w:t>
      </w:r>
      <w:del w:id="511" w:author="Wolaver, Brad, OSE" w:date="2026-04-02T14:07:00Z" w16du:dateUtc="2026-04-02T20:07:00Z">
        <w:r w:rsidDel="00094FE3">
          <w:delText xml:space="preserve">relative difference </w:delText>
        </w:r>
      </w:del>
      <w:ins w:id="512" w:author="Wolaver, Brad, OSE" w:date="2026-04-02T14:07:00Z" w16du:dateUtc="2026-04-02T20:07:00Z">
        <w:r w:rsidR="00094FE3">
          <w:t xml:space="preserve">percent difference </w:t>
        </w:r>
      </w:ins>
      <w:r>
        <w:t>is acceptable</w:t>
      </w:r>
      <w:ins w:id="513" w:author="Wolaver, Brad, OSE" w:date="2026-04-02T14:07:00Z" w16du:dateUtc="2026-04-02T20:07:00Z">
        <w:r w:rsidR="00094FE3">
          <w:t xml:space="preserve"> even if the absolute difference exceeds 0.</w:t>
        </w:r>
      </w:ins>
      <w:ins w:id="514" w:author="Wolaver, Brad, OSE" w:date="2026-04-02T14:17:00Z" w16du:dateUtc="2026-04-02T20:17:00Z">
        <w:r w:rsidR="004E751E">
          <w:t>0</w:t>
        </w:r>
      </w:ins>
      <w:ins w:id="515" w:author="Wolaver, Brad, OSE" w:date="2026-04-02T14:07:00Z" w16du:dateUtc="2026-04-02T20:07:00Z">
        <w:r w:rsidR="00094FE3">
          <w:t>1 ac-ft</w:t>
        </w:r>
      </w:ins>
      <w:r>
        <w:t>).</w:t>
      </w:r>
      <w:ins w:id="516" w:author="Wolaver, Brad, OSE" w:date="2026-04-02T14:07:00Z" w16du:dateUtc="2026-04-02T20:07:00Z">
        <w:r w:rsidR="00094FE3">
          <w:t xml:space="preserve"> These thresholds are tight enough </w:t>
        </w:r>
      </w:ins>
      <w:ins w:id="517" w:author="Wolaver, Brad, OSE" w:date="2026-04-02T14:08:00Z" w16du:dateUtc="2026-04-02T20:08:00Z">
        <w:r w:rsidR="00094FE3">
          <w:t>to detect any meaningful computational error while accommodating minor floating-point difference between Python and Excel.</w:t>
        </w:r>
      </w:ins>
    </w:p>
    <w:p w14:paraId="7EE0AD1B" w14:textId="4D2CB930" w:rsidR="00BC06B1" w:rsidDel="00E0345D" w:rsidRDefault="00BC06B1">
      <w:pPr>
        <w:pStyle w:val="BodyText"/>
        <w:rPr>
          <w:del w:id="518" w:author="Wolaver, Brad, OSE" w:date="2026-04-02T14:22:00Z" w16du:dateUtc="2026-04-02T20:22:00Z"/>
        </w:rPr>
      </w:pPr>
      <w:del w:id="519" w:author="Wolaver, Brad, OSE" w:date="2026-04-02T14:22:00Z" w16du:dateUtc="2026-04-02T20:22:00Z">
        <w:r w:rsidDel="00E0345D">
          <w:delText>The per-table tolerances are:</w:delText>
        </w:r>
      </w:del>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64"/>
        <w:gridCol w:w="2240"/>
        <w:gridCol w:w="1664"/>
        <w:gridCol w:w="4582"/>
      </w:tblGrid>
      <w:tr w:rsidR="00BC06B1" w:rsidRPr="00DF1A22" w:rsidDel="00E0345D" w14:paraId="3EF4C6CC" w14:textId="5DE257DC" w:rsidTr="00DF1A22">
        <w:trPr>
          <w:del w:id="520" w:author="Wolaver, Brad, OSE" w:date="2026-04-02T14:22:00Z"/>
        </w:trPr>
        <w:tc>
          <w:tcPr>
            <w:tcW w:w="0" w:type="auto"/>
            <w:vAlign w:val="bottom"/>
          </w:tcPr>
          <w:p w14:paraId="0C5DF007" w14:textId="11E410BD" w:rsidR="00BC06B1" w:rsidRPr="00DF1A22" w:rsidDel="00E0345D" w:rsidRDefault="00BC06B1" w:rsidP="00DF1A22">
            <w:pPr>
              <w:rPr>
                <w:del w:id="521" w:author="Wolaver, Brad, OSE" w:date="2026-04-02T14:22:00Z" w16du:dateUtc="2026-04-02T20:22:00Z"/>
                <w:b/>
                <w:bCs/>
              </w:rPr>
            </w:pPr>
            <w:del w:id="522" w:author="Wolaver, Brad, OSE" w:date="2026-04-02T14:22:00Z" w16du:dateUtc="2026-04-02T20:22:00Z">
              <w:r w:rsidRPr="00DF1A22" w:rsidDel="00E0345D">
                <w:rPr>
                  <w:b/>
                  <w:bCs/>
                </w:rPr>
                <w:delText>Table</w:delText>
              </w:r>
            </w:del>
          </w:p>
        </w:tc>
        <w:tc>
          <w:tcPr>
            <w:tcW w:w="0" w:type="auto"/>
            <w:vAlign w:val="bottom"/>
          </w:tcPr>
          <w:p w14:paraId="0ACE02E7" w14:textId="6E80EE92" w:rsidR="00BC06B1" w:rsidRPr="00DF1A22" w:rsidDel="00E0345D" w:rsidRDefault="00BC06B1" w:rsidP="00DF1A22">
            <w:pPr>
              <w:rPr>
                <w:del w:id="523" w:author="Wolaver, Brad, OSE" w:date="2026-04-02T14:22:00Z" w16du:dateUtc="2026-04-02T20:22:00Z"/>
                <w:b/>
                <w:bCs/>
              </w:rPr>
            </w:pPr>
            <w:del w:id="524" w:author="Wolaver, Brad, OSE" w:date="2026-04-02T14:22:00Z" w16du:dateUtc="2026-04-02T20:22:00Z">
              <w:r w:rsidRPr="00DF1A22" w:rsidDel="00E0345D">
                <w:rPr>
                  <w:b/>
                  <w:bCs/>
                </w:rPr>
                <w:delText>Description</w:delText>
              </w:r>
            </w:del>
          </w:p>
        </w:tc>
        <w:tc>
          <w:tcPr>
            <w:tcW w:w="0" w:type="auto"/>
            <w:vAlign w:val="bottom"/>
          </w:tcPr>
          <w:p w14:paraId="1C5220E7" w14:textId="2694D43E" w:rsidR="00BC06B1" w:rsidRPr="00DF1A22" w:rsidDel="00E0345D" w:rsidRDefault="00BC06B1" w:rsidP="00DF1A22">
            <w:pPr>
              <w:rPr>
                <w:del w:id="525" w:author="Wolaver, Brad, OSE" w:date="2026-04-02T14:22:00Z" w16du:dateUtc="2026-04-02T20:22:00Z"/>
                <w:b/>
                <w:bCs/>
              </w:rPr>
            </w:pPr>
            <w:del w:id="526" w:author="Wolaver, Brad, OSE" w:date="2026-04-02T14:22:00Z" w16du:dateUtc="2026-04-02T20:22:00Z">
              <w:r w:rsidRPr="00DF1A22" w:rsidDel="00E0345D">
                <w:rPr>
                  <w:b/>
                  <w:bCs/>
                </w:rPr>
                <w:delText>Absolute Tolerance</w:delText>
              </w:r>
            </w:del>
          </w:p>
        </w:tc>
        <w:tc>
          <w:tcPr>
            <w:tcW w:w="0" w:type="auto"/>
            <w:vAlign w:val="bottom"/>
          </w:tcPr>
          <w:p w14:paraId="15C4EE40" w14:textId="0E729C49" w:rsidR="00BC06B1" w:rsidRPr="00DF1A22" w:rsidDel="00E0345D" w:rsidRDefault="00BC06B1" w:rsidP="00DF1A22">
            <w:pPr>
              <w:rPr>
                <w:del w:id="527" w:author="Wolaver, Brad, OSE" w:date="2026-04-02T14:22:00Z" w16du:dateUtc="2026-04-02T20:22:00Z"/>
                <w:b/>
                <w:bCs/>
              </w:rPr>
            </w:pPr>
            <w:del w:id="528" w:author="Wolaver, Brad, OSE" w:date="2026-04-02T14:22:00Z" w16du:dateUtc="2026-04-02T20:22:00Z">
              <w:r w:rsidRPr="00DF1A22" w:rsidDel="00E0345D">
                <w:rPr>
                  <w:b/>
                  <w:bCs/>
                </w:rPr>
                <w:delText>Relative Tolerance</w:delText>
              </w:r>
            </w:del>
          </w:p>
        </w:tc>
      </w:tr>
      <w:tr w:rsidR="00BC06B1" w:rsidDel="00E0345D" w14:paraId="044224A0" w14:textId="700A5438" w:rsidTr="00DF1A22">
        <w:trPr>
          <w:del w:id="529" w:author="Wolaver, Brad, OSE" w:date="2026-04-02T14:22:00Z"/>
        </w:trPr>
        <w:tc>
          <w:tcPr>
            <w:tcW w:w="0" w:type="auto"/>
          </w:tcPr>
          <w:p w14:paraId="4F7B46C4" w14:textId="06B70D9D" w:rsidR="00BC06B1" w:rsidDel="00E0345D" w:rsidRDefault="00BC06B1" w:rsidP="00DF1A22">
            <w:pPr>
              <w:rPr>
                <w:del w:id="530" w:author="Wolaver, Brad, OSE" w:date="2026-04-02T14:22:00Z" w16du:dateUtc="2026-04-02T20:22:00Z"/>
              </w:rPr>
            </w:pPr>
            <w:del w:id="531" w:author="Wolaver, Brad, OSE" w:date="2026-04-02T14:22:00Z" w16du:dateUtc="2026-04-02T20:22:00Z">
              <w:r w:rsidDel="00E0345D">
                <w:delText>Table 1</w:delText>
              </w:r>
            </w:del>
          </w:p>
        </w:tc>
        <w:tc>
          <w:tcPr>
            <w:tcW w:w="0" w:type="auto"/>
          </w:tcPr>
          <w:p w14:paraId="4756B20E" w14:textId="739F8CA0" w:rsidR="00BC06B1" w:rsidDel="00E0345D" w:rsidRDefault="00BC06B1" w:rsidP="00DF1A22">
            <w:pPr>
              <w:rPr>
                <w:del w:id="532" w:author="Wolaver, Brad, OSE" w:date="2026-04-02T14:22:00Z" w16du:dateUtc="2026-04-02T20:22:00Z"/>
              </w:rPr>
            </w:pPr>
            <w:del w:id="533" w:author="Wolaver, Brad, OSE" w:date="2026-04-02T14:22:00Z" w16du:dateUtc="2026-04-02T20:22:00Z">
              <w:r w:rsidDel="00E0345D">
                <w:delText>Annual pumping by well</w:delText>
              </w:r>
            </w:del>
          </w:p>
        </w:tc>
        <w:tc>
          <w:tcPr>
            <w:tcW w:w="0" w:type="auto"/>
          </w:tcPr>
          <w:p w14:paraId="63F9AFA8" w14:textId="04213B20" w:rsidR="00BC06B1" w:rsidDel="00E0345D" w:rsidRDefault="00BC06B1" w:rsidP="00DF1A22">
            <w:pPr>
              <w:rPr>
                <w:del w:id="534" w:author="Wolaver, Brad, OSE" w:date="2026-04-02T14:22:00Z" w16du:dateUtc="2026-04-02T20:22:00Z"/>
              </w:rPr>
            </w:pPr>
            <w:del w:id="535" w:author="Wolaver, Brad, OSE" w:date="2026-04-02T14:22:00Z" w16du:dateUtc="2026-04-02T20:22:00Z">
              <w:r w:rsidDel="00E0345D">
                <w:delText xml:space="preserve">0.01 </w:delText>
              </w:r>
              <w:r w:rsidR="000A4428" w:rsidDel="00E0345D">
                <w:delText>ac-ft</w:delText>
              </w:r>
            </w:del>
          </w:p>
        </w:tc>
        <w:tc>
          <w:tcPr>
            <w:tcW w:w="0" w:type="auto"/>
          </w:tcPr>
          <w:p w14:paraId="7CD4A16F" w14:textId="53CCBA0D" w:rsidR="00BC06B1" w:rsidDel="00E0345D" w:rsidRDefault="00BC06B1" w:rsidP="00DF1A22">
            <w:pPr>
              <w:rPr>
                <w:del w:id="536" w:author="Wolaver, Brad, OSE" w:date="2026-04-02T14:22:00Z" w16du:dateUtc="2026-04-02T20:22:00Z"/>
              </w:rPr>
            </w:pPr>
            <w:del w:id="537" w:author="Wolaver, Brad, OSE" w:date="2026-04-02T14:22:00Z" w16du:dateUtc="2026-04-02T20:22:00Z">
              <w:r w:rsidDel="00E0345D">
                <w:delText>0.1%</w:delText>
              </w:r>
            </w:del>
          </w:p>
        </w:tc>
      </w:tr>
      <w:tr w:rsidR="00BC06B1" w:rsidDel="00E0345D" w14:paraId="30D699A5" w14:textId="5AE9C57C" w:rsidTr="00DF1A22">
        <w:trPr>
          <w:del w:id="538" w:author="Wolaver, Brad, OSE" w:date="2026-04-02T14:22:00Z"/>
        </w:trPr>
        <w:tc>
          <w:tcPr>
            <w:tcW w:w="0" w:type="auto"/>
          </w:tcPr>
          <w:p w14:paraId="7883C6FE" w14:textId="61440706" w:rsidR="00BC06B1" w:rsidDel="00E0345D" w:rsidRDefault="00BC06B1" w:rsidP="00DF1A22">
            <w:pPr>
              <w:rPr>
                <w:del w:id="539" w:author="Wolaver, Brad, OSE" w:date="2026-04-02T14:22:00Z" w16du:dateUtc="2026-04-02T20:22:00Z"/>
              </w:rPr>
            </w:pPr>
            <w:del w:id="540" w:author="Wolaver, Brad, OSE" w:date="2026-04-02T14:22:00Z" w16du:dateUtc="2026-04-02T20:22:00Z">
              <w:r w:rsidDel="00E0345D">
                <w:delText>Table 2</w:delText>
              </w:r>
            </w:del>
          </w:p>
        </w:tc>
        <w:tc>
          <w:tcPr>
            <w:tcW w:w="0" w:type="auto"/>
          </w:tcPr>
          <w:p w14:paraId="7275F94E" w14:textId="4C235957" w:rsidR="00BC06B1" w:rsidDel="00E0345D" w:rsidRDefault="00BC06B1" w:rsidP="00DF1A22">
            <w:pPr>
              <w:rPr>
                <w:del w:id="541" w:author="Wolaver, Brad, OSE" w:date="2026-04-02T14:22:00Z" w16du:dateUtc="2026-04-02T20:22:00Z"/>
              </w:rPr>
            </w:pPr>
            <w:del w:id="542" w:author="Wolaver, Brad, OSE" w:date="2026-04-02T14:22:00Z" w16du:dateUtc="2026-04-02T20:22:00Z">
              <w:r w:rsidDel="00E0345D">
                <w:delText>Monthly pumping by well</w:delText>
              </w:r>
            </w:del>
          </w:p>
        </w:tc>
        <w:tc>
          <w:tcPr>
            <w:tcW w:w="0" w:type="auto"/>
          </w:tcPr>
          <w:p w14:paraId="32EA0911" w14:textId="1F8527D6" w:rsidR="00BC06B1" w:rsidDel="00E0345D" w:rsidRDefault="00BC06B1" w:rsidP="00DF1A22">
            <w:pPr>
              <w:rPr>
                <w:del w:id="543" w:author="Wolaver, Brad, OSE" w:date="2026-04-02T14:22:00Z" w16du:dateUtc="2026-04-02T20:22:00Z"/>
              </w:rPr>
            </w:pPr>
            <w:del w:id="544" w:author="Wolaver, Brad, OSE" w:date="2026-04-02T14:22:00Z" w16du:dateUtc="2026-04-02T20:22:00Z">
              <w:r w:rsidDel="00E0345D">
                <w:delText xml:space="preserve">0.01 </w:delText>
              </w:r>
              <w:r w:rsidR="000A4428" w:rsidDel="00E0345D">
                <w:delText>ac-ft</w:delText>
              </w:r>
            </w:del>
          </w:p>
        </w:tc>
        <w:tc>
          <w:tcPr>
            <w:tcW w:w="0" w:type="auto"/>
          </w:tcPr>
          <w:p w14:paraId="576AA206" w14:textId="467A3FAE" w:rsidR="00BC06B1" w:rsidDel="00E0345D" w:rsidRDefault="00BC06B1" w:rsidP="00DF1A22">
            <w:pPr>
              <w:rPr>
                <w:del w:id="545" w:author="Wolaver, Brad, OSE" w:date="2026-04-02T14:22:00Z" w16du:dateUtc="2026-04-02T20:22:00Z"/>
              </w:rPr>
            </w:pPr>
            <w:del w:id="546" w:author="Wolaver, Brad, OSE" w:date="2026-04-02T14:22:00Z" w16du:dateUtc="2026-04-02T20:22:00Z">
              <w:r w:rsidDel="00E0345D">
                <w:delText>0.1%</w:delText>
              </w:r>
            </w:del>
          </w:p>
        </w:tc>
      </w:tr>
      <w:tr w:rsidR="00BC06B1" w:rsidDel="00E0345D" w14:paraId="378DC8F9" w14:textId="11B7027F" w:rsidTr="00DF1A22">
        <w:trPr>
          <w:del w:id="547" w:author="Wolaver, Brad, OSE" w:date="2026-04-02T14:22:00Z"/>
        </w:trPr>
        <w:tc>
          <w:tcPr>
            <w:tcW w:w="0" w:type="auto"/>
          </w:tcPr>
          <w:p w14:paraId="33D12423" w14:textId="13ED2D80" w:rsidR="00BC06B1" w:rsidDel="00E0345D" w:rsidRDefault="00BC06B1" w:rsidP="00DF1A22">
            <w:pPr>
              <w:rPr>
                <w:del w:id="548" w:author="Wolaver, Brad, OSE" w:date="2026-04-02T14:22:00Z" w16du:dateUtc="2026-04-02T20:22:00Z"/>
              </w:rPr>
            </w:pPr>
            <w:del w:id="549" w:author="Wolaver, Brad, OSE" w:date="2026-04-02T14:22:00Z" w16du:dateUtc="2026-04-02T20:22:00Z">
              <w:r w:rsidDel="00E0345D">
                <w:delText>Table 3</w:delText>
              </w:r>
            </w:del>
          </w:p>
        </w:tc>
        <w:tc>
          <w:tcPr>
            <w:tcW w:w="0" w:type="auto"/>
          </w:tcPr>
          <w:p w14:paraId="79641A58" w14:textId="0575C549" w:rsidR="00BC06B1" w:rsidDel="00E0345D" w:rsidRDefault="00BC06B1" w:rsidP="00DF1A22">
            <w:pPr>
              <w:rPr>
                <w:del w:id="550" w:author="Wolaver, Brad, OSE" w:date="2026-04-02T14:22:00Z" w16du:dateUtc="2026-04-02T20:22:00Z"/>
              </w:rPr>
            </w:pPr>
            <w:del w:id="551" w:author="Wolaver, Brad, OSE" w:date="2026-04-02T14:22:00Z" w16du:dateUtc="2026-04-02T20:22:00Z">
              <w:r w:rsidDel="00E0345D">
                <w:delText>Rio Pojoaque &amp; Rio Tesuque</w:delText>
              </w:r>
            </w:del>
          </w:p>
        </w:tc>
        <w:tc>
          <w:tcPr>
            <w:tcW w:w="0" w:type="auto"/>
          </w:tcPr>
          <w:p w14:paraId="105394B0" w14:textId="5EFC031B" w:rsidR="00BC06B1" w:rsidDel="00E0345D" w:rsidRDefault="00BC06B1" w:rsidP="00DF1A22">
            <w:pPr>
              <w:rPr>
                <w:del w:id="552" w:author="Wolaver, Brad, OSE" w:date="2026-04-02T14:22:00Z" w16du:dateUtc="2026-04-02T20:22:00Z"/>
              </w:rPr>
            </w:pPr>
            <w:del w:id="553" w:author="Wolaver, Brad, OSE" w:date="2026-04-02T14:22:00Z" w16du:dateUtc="2026-04-02T20:22:00Z">
              <w:r w:rsidDel="00E0345D">
                <w:delText>0.0</w:delText>
              </w:r>
            </w:del>
            <w:del w:id="554" w:author="Wolaver, Brad, OSE" w:date="2026-04-02T14:17:00Z" w16du:dateUtc="2026-04-02T20:17:00Z">
              <w:r w:rsidDel="008537C0">
                <w:delText>0</w:delText>
              </w:r>
            </w:del>
            <w:del w:id="555" w:author="Wolaver, Brad, OSE" w:date="2026-04-02T14:22:00Z" w16du:dateUtc="2026-04-02T20:22:00Z">
              <w:r w:rsidDel="00E0345D">
                <w:delText xml:space="preserve">1 </w:delText>
              </w:r>
              <w:r w:rsidR="000A4428" w:rsidDel="00E0345D">
                <w:delText>ac-ft</w:delText>
              </w:r>
            </w:del>
          </w:p>
        </w:tc>
        <w:tc>
          <w:tcPr>
            <w:tcW w:w="0" w:type="auto"/>
          </w:tcPr>
          <w:p w14:paraId="717BDB02" w14:textId="5275F14D" w:rsidR="00BC06B1" w:rsidDel="00E0345D" w:rsidRDefault="00BC06B1" w:rsidP="00DF1A22">
            <w:pPr>
              <w:rPr>
                <w:del w:id="556" w:author="Wolaver, Brad, OSE" w:date="2026-04-02T14:22:00Z" w16du:dateUtc="2026-04-02T20:22:00Z"/>
              </w:rPr>
            </w:pPr>
            <w:del w:id="557" w:author="Wolaver, Brad, OSE" w:date="2026-04-02T14:22:00Z" w16du:dateUtc="2026-04-02T20:22:00Z">
              <w:r w:rsidDel="00E0345D">
                <w:delText>0.1%</w:delText>
              </w:r>
            </w:del>
          </w:p>
        </w:tc>
      </w:tr>
      <w:tr w:rsidR="00BC06B1" w:rsidDel="00E0345D" w14:paraId="632BC79E" w14:textId="3B3A0C31" w:rsidTr="00DF1A22">
        <w:trPr>
          <w:del w:id="558" w:author="Wolaver, Brad, OSE" w:date="2026-04-02T14:22:00Z"/>
        </w:trPr>
        <w:tc>
          <w:tcPr>
            <w:tcW w:w="0" w:type="auto"/>
          </w:tcPr>
          <w:p w14:paraId="5563CC00" w14:textId="325ACE62" w:rsidR="00BC06B1" w:rsidDel="00E0345D" w:rsidRDefault="00BC06B1" w:rsidP="00DF1A22">
            <w:pPr>
              <w:rPr>
                <w:del w:id="559" w:author="Wolaver, Brad, OSE" w:date="2026-04-02T14:22:00Z" w16du:dateUtc="2026-04-02T20:22:00Z"/>
              </w:rPr>
            </w:pPr>
            <w:del w:id="560" w:author="Wolaver, Brad, OSE" w:date="2026-04-02T14:22:00Z" w16du:dateUtc="2026-04-02T20:22:00Z">
              <w:r w:rsidDel="00E0345D">
                <w:delText>Table 4</w:delText>
              </w:r>
            </w:del>
          </w:p>
        </w:tc>
        <w:tc>
          <w:tcPr>
            <w:tcW w:w="0" w:type="auto"/>
          </w:tcPr>
          <w:p w14:paraId="70960A24" w14:textId="4FD92398" w:rsidR="00BC06B1" w:rsidDel="00E0345D" w:rsidRDefault="00BC06B1" w:rsidP="00DF1A22">
            <w:pPr>
              <w:rPr>
                <w:del w:id="561" w:author="Wolaver, Brad, OSE" w:date="2026-04-02T14:22:00Z" w16du:dateUtc="2026-04-02T20:22:00Z"/>
              </w:rPr>
            </w:pPr>
            <w:del w:id="562" w:author="Wolaver, Brad, OSE" w:date="2026-04-02T14:22:00Z" w16du:dateUtc="2026-04-02T20:22:00Z">
              <w:r w:rsidDel="00E0345D">
                <w:delText>Rio Grande above/below Otowi</w:delText>
              </w:r>
            </w:del>
          </w:p>
        </w:tc>
        <w:tc>
          <w:tcPr>
            <w:tcW w:w="0" w:type="auto"/>
          </w:tcPr>
          <w:p w14:paraId="471007BB" w14:textId="46FDEA6F" w:rsidR="00BC06B1" w:rsidDel="00E0345D" w:rsidRDefault="00BC06B1" w:rsidP="00DF1A22">
            <w:pPr>
              <w:rPr>
                <w:del w:id="563" w:author="Wolaver, Brad, OSE" w:date="2026-04-02T14:22:00Z" w16du:dateUtc="2026-04-02T20:22:00Z"/>
              </w:rPr>
            </w:pPr>
            <w:del w:id="564" w:author="Wolaver, Brad, OSE" w:date="2026-04-02T14:22:00Z" w16du:dateUtc="2026-04-02T20:22:00Z">
              <w:r w:rsidDel="00E0345D">
                <w:delText xml:space="preserve">0.1 </w:delText>
              </w:r>
              <w:r w:rsidR="000A4428" w:rsidDel="00E0345D">
                <w:delText>ac-ft</w:delText>
              </w:r>
            </w:del>
          </w:p>
        </w:tc>
        <w:tc>
          <w:tcPr>
            <w:tcW w:w="0" w:type="auto"/>
          </w:tcPr>
          <w:p w14:paraId="4D056620" w14:textId="366AD354" w:rsidR="00BC06B1" w:rsidDel="00E0345D" w:rsidRDefault="00BC06B1" w:rsidP="00DF1A22">
            <w:pPr>
              <w:rPr>
                <w:del w:id="565" w:author="Wolaver, Brad, OSE" w:date="2026-04-02T14:22:00Z" w16du:dateUtc="2026-04-02T20:22:00Z"/>
              </w:rPr>
            </w:pPr>
            <w:del w:id="566" w:author="Wolaver, Brad, OSE" w:date="2026-04-02T14:22:00Z" w16du:dateUtc="2026-04-02T20:22:00Z">
              <w:r w:rsidDel="00E0345D">
                <w:delText>1%</w:delText>
              </w:r>
            </w:del>
          </w:p>
        </w:tc>
      </w:tr>
      <w:tr w:rsidR="00BC06B1" w:rsidDel="00E0345D" w14:paraId="09F2CC02" w14:textId="0E779EF1" w:rsidTr="00DF1A22">
        <w:trPr>
          <w:del w:id="567" w:author="Wolaver, Brad, OSE" w:date="2026-04-02T14:22:00Z"/>
        </w:trPr>
        <w:tc>
          <w:tcPr>
            <w:tcW w:w="0" w:type="auto"/>
          </w:tcPr>
          <w:p w14:paraId="2195EB1E" w14:textId="3E98709D" w:rsidR="00BC06B1" w:rsidDel="00E0345D" w:rsidRDefault="00BC06B1" w:rsidP="00DF1A22">
            <w:pPr>
              <w:rPr>
                <w:del w:id="568" w:author="Wolaver, Brad, OSE" w:date="2026-04-02T14:22:00Z" w16du:dateUtc="2026-04-02T20:22:00Z"/>
              </w:rPr>
            </w:pPr>
            <w:commentRangeStart w:id="569"/>
            <w:commentRangeStart w:id="570"/>
            <w:del w:id="571" w:author="Wolaver, Brad, OSE" w:date="2026-04-02T14:22:00Z" w16du:dateUtc="2026-04-02T20:22:00Z">
              <w:r w:rsidDel="00E0345D">
                <w:delText>Table 5</w:delText>
              </w:r>
            </w:del>
          </w:p>
        </w:tc>
        <w:tc>
          <w:tcPr>
            <w:tcW w:w="0" w:type="auto"/>
          </w:tcPr>
          <w:p w14:paraId="0F6994E6" w14:textId="1F69A303" w:rsidR="00BC06B1" w:rsidDel="00E0345D" w:rsidRDefault="00BC06B1" w:rsidP="00DF1A22">
            <w:pPr>
              <w:rPr>
                <w:del w:id="572" w:author="Wolaver, Brad, OSE" w:date="2026-04-02T14:22:00Z" w16du:dateUtc="2026-04-02T20:22:00Z"/>
              </w:rPr>
            </w:pPr>
            <w:del w:id="573" w:author="Wolaver, Brad, OSE" w:date="2026-04-02T14:22:00Z" w16du:dateUtc="2026-04-02T20:22:00Z">
              <w:r w:rsidDel="00E0345D">
                <w:delText>La Cienega Springs cumulative</w:delText>
              </w:r>
            </w:del>
          </w:p>
        </w:tc>
        <w:tc>
          <w:tcPr>
            <w:tcW w:w="0" w:type="auto"/>
          </w:tcPr>
          <w:p w14:paraId="6081FB78" w14:textId="0FD65B1D" w:rsidR="00BC06B1" w:rsidDel="00E0345D" w:rsidRDefault="00BC06B1" w:rsidP="00DF1A22">
            <w:pPr>
              <w:rPr>
                <w:del w:id="574" w:author="Wolaver, Brad, OSE" w:date="2026-04-02T14:22:00Z" w16du:dateUtc="2026-04-02T20:22:00Z"/>
              </w:rPr>
            </w:pPr>
            <w:commentRangeStart w:id="575"/>
            <w:commentRangeStart w:id="576"/>
            <w:commentRangeStart w:id="577"/>
            <w:del w:id="578" w:author="Wolaver, Brad, OSE" w:date="2026-04-02T14:22:00Z" w16du:dateUtc="2026-04-02T20:22:00Z">
              <w:r w:rsidDel="00E0345D">
                <w:delText xml:space="preserve">0.01 </w:delText>
              </w:r>
              <w:r w:rsidR="000A4428" w:rsidDel="00E0345D">
                <w:delText>ac-ft</w:delText>
              </w:r>
            </w:del>
          </w:p>
        </w:tc>
        <w:tc>
          <w:tcPr>
            <w:tcW w:w="0" w:type="auto"/>
          </w:tcPr>
          <w:p w14:paraId="7599021B" w14:textId="0D72F6ED" w:rsidR="00BC06B1" w:rsidDel="00E0345D" w:rsidRDefault="00BC06B1" w:rsidP="00DF1A22">
            <w:pPr>
              <w:rPr>
                <w:del w:id="579" w:author="Wolaver, Brad, OSE" w:date="2026-04-02T14:22:00Z" w16du:dateUtc="2026-04-02T20:22:00Z"/>
              </w:rPr>
            </w:pPr>
            <w:del w:id="580" w:author="Wolaver, Brad, OSE" w:date="2026-04-02T14:18:00Z" w16du:dateUtc="2026-04-02T20:18:00Z">
              <w:r w:rsidDel="008537C0">
                <w:delText>0</w:delText>
              </w:r>
            </w:del>
            <w:del w:id="581" w:author="Wolaver, Brad, OSE" w:date="2026-04-02T14:22:00Z" w16du:dateUtc="2026-04-02T20:22:00Z">
              <w:r w:rsidDel="00E0345D">
                <w:delText>.</w:delText>
              </w:r>
            </w:del>
            <w:del w:id="582" w:author="Wolaver, Brad, OSE" w:date="2026-04-02T14:18:00Z" w16du:dateUtc="2026-04-02T20:18:00Z">
              <w:r w:rsidDel="008537C0">
                <w:delText>5</w:delText>
              </w:r>
            </w:del>
            <w:del w:id="583" w:author="Wolaver, Brad, OSE" w:date="2026-04-02T14:22:00Z" w16du:dateUtc="2026-04-02T20:22:00Z">
              <w:r w:rsidDel="00E0345D">
                <w:delText>%</w:delText>
              </w:r>
              <w:commentRangeEnd w:id="575"/>
              <w:r w:rsidR="00A20110" w:rsidDel="00E0345D">
                <w:rPr>
                  <w:rStyle w:val="CommentReference"/>
                  <w:sz w:val="24"/>
                  <w:szCs w:val="24"/>
                </w:rPr>
                <w:commentReference w:id="575"/>
              </w:r>
              <w:commentRangeEnd w:id="576"/>
              <w:r w:rsidR="007C3F67" w:rsidDel="00E0345D">
                <w:rPr>
                  <w:rStyle w:val="CommentReference"/>
                  <w:sz w:val="24"/>
                  <w:szCs w:val="24"/>
                </w:rPr>
                <w:commentReference w:id="576"/>
              </w:r>
            </w:del>
            <w:commentRangeEnd w:id="577"/>
            <w:r w:rsidR="00E0345D">
              <w:rPr>
                <w:rStyle w:val="CommentReference"/>
                <w:sz w:val="24"/>
                <w:szCs w:val="24"/>
              </w:rPr>
              <w:commentReference w:id="577"/>
            </w:r>
            <w:commentRangeEnd w:id="569"/>
            <w:del w:id="584" w:author="Wolaver, Brad, OSE" w:date="2026-04-02T14:22:00Z" w16du:dateUtc="2026-04-02T20:22:00Z">
              <w:r w:rsidR="007C3F67" w:rsidDel="00E0345D">
                <w:rPr>
                  <w:rStyle w:val="CommentReference"/>
                  <w:sz w:val="24"/>
                  <w:szCs w:val="24"/>
                </w:rPr>
                <w:commentReference w:id="569"/>
              </w:r>
            </w:del>
            <w:commentRangeEnd w:id="570"/>
            <w:r w:rsidR="00E0345D">
              <w:rPr>
                <w:rStyle w:val="CommentReference"/>
                <w:sz w:val="24"/>
                <w:szCs w:val="24"/>
              </w:rPr>
              <w:commentReference w:id="570"/>
            </w:r>
          </w:p>
        </w:tc>
      </w:tr>
    </w:tbl>
    <w:p w14:paraId="767319F8" w14:textId="521CA1D8" w:rsidR="00DF1A22" w:rsidDel="00E0345D" w:rsidRDefault="00DF1A22">
      <w:pPr>
        <w:pStyle w:val="BodyText"/>
        <w:rPr>
          <w:del w:id="585" w:author="Wolaver, Brad, OSE" w:date="2026-04-02T14:22:00Z" w16du:dateUtc="2026-04-02T20:22:00Z"/>
        </w:rPr>
      </w:pPr>
    </w:p>
    <w:p w14:paraId="4289287E" w14:textId="1B42C335" w:rsidR="00BC06B1" w:rsidRDefault="00BC06B1">
      <w:pPr>
        <w:pStyle w:val="BodyText"/>
      </w:pPr>
      <w:r>
        <w:t xml:space="preserve">Before running the regression, the pipeline verifies the integrity of frozen input files by computing SHA-256 cryptographic hashes and comparing them against stored reference hashes. </w:t>
      </w:r>
      <w:r w:rsidR="002F4FE3" w:rsidRPr="002F4FE3">
        <w:t>A hash is a fixed-length numerical signature computed from a file</w:t>
      </w:r>
      <w:r w:rsidR="002F4FE3">
        <w:t>’</w:t>
      </w:r>
      <w:r w:rsidR="002F4FE3" w:rsidRPr="002F4FE3">
        <w:t>s contents</w:t>
      </w:r>
      <w:r w:rsidR="002F4FE3">
        <w:t xml:space="preserve">. The hash </w:t>
      </w:r>
      <w:r w:rsidR="002F4FE3" w:rsidRPr="002F4FE3">
        <w:t>changes if the file is modified in any way, providing a reliable means of confirming that input data has not changed between runs</w:t>
      </w:r>
      <w:r w:rsidR="002F4FE3">
        <w:t>.  Thus, i</w:t>
      </w:r>
      <w:r>
        <w:t>f any input file has been modified since the baseline was established, the regression test fails immediately with a message identifying which file changed. This prevents the baseline comparison from being invalidated by accidental input modifications.</w:t>
      </w:r>
    </w:p>
    <w:p w14:paraId="22E3335B" w14:textId="77777777" w:rsidR="00BC06B1" w:rsidRDefault="00BC06B1">
      <w:pPr>
        <w:pStyle w:val="BodyText"/>
      </w:pPr>
      <w:r>
        <w:t>The regression test also enforces strict handling of missing data: any NaN value in the output or any cell that is empty when the reference has a value (or vice versa) causes an immediate failure.</w:t>
      </w:r>
    </w:p>
    <w:p w14:paraId="0135EBC6" w14:textId="6111A5D1" w:rsidR="00BC06B1" w:rsidRDefault="0004215D">
      <w:pPr>
        <w:pStyle w:val="Heading2"/>
      </w:pPr>
      <w:r>
        <w:t xml:space="preserve">2. </w:t>
      </w:r>
      <w:bookmarkStart w:id="586" w:name="cross-model-depletion-comparison"/>
      <w:r w:rsidR="00BC06B1">
        <w:t>Cross-Model Depletion Comparison</w:t>
      </w:r>
      <w:bookmarkEnd w:id="586"/>
    </w:p>
    <w:p w14:paraId="0CA2C9DF" w14:textId="24E64C30" w:rsidR="00BC06B1" w:rsidRDefault="00BC06B1" w:rsidP="002F4FE3">
      <w:r>
        <w:t>When processing a new year, the pipeline generates a verification spreadsheet that compares the current MODFLOW run against the prior year’s run. This comparison is performed at the raw post-processor output level</w:t>
      </w:r>
      <w:r w:rsidR="002C3A55">
        <w:t xml:space="preserve">, </w:t>
      </w:r>
      <w:r>
        <w:t>before any table formatting, chaining, or rounding</w:t>
      </w:r>
      <w:r w:rsidR="002C3A55">
        <w:t xml:space="preserve">, in order </w:t>
      </w:r>
      <w:r>
        <w:t>to detect discrepancies at their source.</w:t>
      </w:r>
    </w:p>
    <w:p w14:paraId="5C2739AA" w14:textId="511BE948" w:rsidR="00BC06B1" w:rsidRDefault="00BC06B1">
      <w:pPr>
        <w:pStyle w:val="BodyText"/>
      </w:pPr>
      <w:r>
        <w:t xml:space="preserve">For the 2025 analysis, the verification script parsed both the 2024 and 2025 post-processor output files and computed annual superposition acre-feet for Rio Pojoaque and Rio Tesuque across all </w:t>
      </w:r>
      <w:r>
        <w:lastRenderedPageBreak/>
        <w:t xml:space="preserve">years from 1988 through 2030. The comparison applies a 0.001 </w:t>
      </w:r>
      <w:r w:rsidR="000A4428">
        <w:t>ac-ft</w:t>
      </w:r>
      <w:r>
        <w:t xml:space="preserve"> threshold: any historical year (1988</w:t>
      </w:r>
      <w:r w:rsidR="00D0637E">
        <w:t>–</w:t>
      </w:r>
      <w:r>
        <w:t>2024) where the two model runs disagree by more than this amount is flagged.</w:t>
      </w:r>
    </w:p>
    <w:p w14:paraId="67DC294D" w14:textId="5AC99AC4" w:rsidR="00BC06B1" w:rsidRDefault="00BC06B1">
      <w:pPr>
        <w:pStyle w:val="BodyText"/>
      </w:pPr>
      <w:r>
        <w:t>Historical years should agree exactly (within floating-point precision) because the MODFLOW model uses the same grid, parameters, and historical pumping data for both runs. A disagreement would indicate a problem with the MODFLOW run itself</w:t>
      </w:r>
      <w:r w:rsidR="00D0637E">
        <w:t xml:space="preserve">, such as </w:t>
      </w:r>
      <w:r>
        <w:t>a different version of the executable, a corrupted input file, or a convergence issue.</w:t>
      </w:r>
    </w:p>
    <w:p w14:paraId="04295EC5" w14:textId="5538CD19" w:rsidR="00BC06B1" w:rsidRDefault="00BC06B1">
      <w:pPr>
        <w:pStyle w:val="BodyText"/>
      </w:pPr>
      <w:r>
        <w:t>Years 2025</w:t>
      </w:r>
      <w:r w:rsidR="00D0637E">
        <w:t>–</w:t>
      </w:r>
      <w:r>
        <w:t>2030 are expected to differ between the two runs because the 2025 run incorporates the new 2025 pumping data</w:t>
      </w:r>
      <w:r w:rsidR="00D0637E">
        <w:t>,</w:t>
      </w:r>
      <w:r>
        <w:t xml:space="preserve"> while the 2024 run projected those years based on 2024 pumping.</w:t>
      </w:r>
    </w:p>
    <w:p w14:paraId="42255F58" w14:textId="77777777" w:rsidR="00BC06B1" w:rsidRDefault="00BC06B1">
      <w:pPr>
        <w:pStyle w:val="BodyText"/>
      </w:pPr>
      <w:r>
        <w:t>The output is an Excel workbook with year-by-year comparisons, difference columns, and yellow highlighting for any flagged values.</w:t>
      </w:r>
    </w:p>
    <w:p w14:paraId="2EC77A27" w14:textId="5EF1F467" w:rsidR="00BC06B1" w:rsidRDefault="0004215D">
      <w:pPr>
        <w:pStyle w:val="Heading2"/>
      </w:pPr>
      <w:r>
        <w:t>3</w:t>
      </w:r>
      <w:commentRangeStart w:id="587"/>
      <w:commentRangeStart w:id="588"/>
      <w:r>
        <w:t xml:space="preserve">. </w:t>
      </w:r>
      <w:bookmarkStart w:id="589" w:name="historical-bounds-and-ballpark-checks"/>
      <w:r w:rsidR="00BC06B1">
        <w:t>Historical Bounds and Ballpark Checks</w:t>
      </w:r>
      <w:bookmarkEnd w:id="589"/>
      <w:commentRangeEnd w:id="587"/>
      <w:r w:rsidR="00A20110">
        <w:rPr>
          <w:rStyle w:val="CommentReference"/>
          <w:sz w:val="28"/>
          <w:szCs w:val="28"/>
        </w:rPr>
        <w:commentReference w:id="587"/>
      </w:r>
      <w:commentRangeEnd w:id="588"/>
      <w:r w:rsidR="00B1155D">
        <w:rPr>
          <w:rStyle w:val="CommentReference"/>
          <w:sz w:val="28"/>
          <w:szCs w:val="28"/>
        </w:rPr>
        <w:commentReference w:id="588"/>
      </w:r>
    </w:p>
    <w:p w14:paraId="35A5F313" w14:textId="0A423EAE" w:rsidR="00BC06B1" w:rsidRDefault="00BC06B1" w:rsidP="00D0637E">
      <w:r>
        <w:t>Before running the full test suite, the pipeline executes a rapid ballpark check that tests for gross physics violations. This check uses historical bounds derived from the 2022</w:t>
      </w:r>
      <w:r w:rsidR="00D0637E">
        <w:t>–</w:t>
      </w:r>
      <w:r>
        <w:t>2024 analysis period.</w:t>
      </w:r>
    </w:p>
    <w:p w14:paraId="3A6AEFA0" w14:textId="77777777" w:rsidR="00BC06B1" w:rsidRDefault="00BC06B1">
      <w:pPr>
        <w:pStyle w:val="BodyText"/>
      </w:pPr>
      <w:r>
        <w:rPr>
          <w:b/>
        </w:rPr>
        <w:t>Hard failures</w:t>
      </w:r>
      <w:r>
        <w:t xml:space="preserve"> halt the pipeline immediately:</w:t>
      </w:r>
    </w:p>
    <w:p w14:paraId="3377B128" w14:textId="63B42A9E" w:rsidR="00BC06B1" w:rsidRDefault="00BC06B1" w:rsidP="00D0637E">
      <w:pPr>
        <w:pStyle w:val="ListParagraph"/>
        <w:numPr>
          <w:ilvl w:val="0"/>
          <w:numId w:val="45"/>
        </w:numPr>
      </w:pPr>
      <w:r>
        <w:t>Negative total pumping (physically impossible)</w:t>
      </w:r>
    </w:p>
    <w:p w14:paraId="11D411D1" w14:textId="4DA67419" w:rsidR="00BC06B1" w:rsidDel="0015630E" w:rsidRDefault="00BC06B1" w:rsidP="00D0637E">
      <w:pPr>
        <w:pStyle w:val="ListParagraph"/>
        <w:numPr>
          <w:ilvl w:val="0"/>
          <w:numId w:val="45"/>
        </w:numPr>
        <w:rPr>
          <w:moveFrom w:id="590" w:author="Wolaver, Brad, OSE" w:date="2026-04-06T09:26:00Z" w16du:dateUtc="2026-04-06T15:26:00Z"/>
        </w:rPr>
      </w:pPr>
      <w:moveFromRangeStart w:id="591" w:author="Wolaver, Brad, OSE" w:date="2026-04-06T09:26:00Z" w:name="move226360034"/>
      <w:moveFrom w:id="592" w:author="Wolaver, Brad, OSE" w:date="2026-04-06T09:26:00Z" w16du:dateUtc="2026-04-06T15:26:00Z">
        <w:r w:rsidDel="0015630E">
          <w:t>Total pumping exceeding three times the historical maximum</w:t>
        </w:r>
        <w:r w:rsidR="00F5293A" w:rsidDel="0015630E">
          <w:t xml:space="preserve"> for </w:t>
        </w:r>
        <w:commentRangeStart w:id="593"/>
        <w:commentRangeStart w:id="594"/>
        <w:commentRangeStart w:id="595"/>
        <w:commentRangeStart w:id="596"/>
        <w:r w:rsidR="00F5293A" w:rsidDel="0015630E">
          <w:t>2022, 2023, and 2024</w:t>
        </w:r>
        <w:r w:rsidDel="0015630E">
          <w:t xml:space="preserve"> </w:t>
        </w:r>
        <w:commentRangeEnd w:id="593"/>
        <w:r w:rsidR="00A20110" w:rsidDel="0015630E">
          <w:rPr>
            <w:rStyle w:val="CommentReference"/>
            <w:sz w:val="24"/>
            <w:szCs w:val="24"/>
          </w:rPr>
          <w:commentReference w:id="593"/>
        </w:r>
        <w:commentRangeEnd w:id="594"/>
        <w:r w:rsidR="00D0411F" w:rsidDel="0015630E">
          <w:rPr>
            <w:rStyle w:val="CommentReference"/>
            <w:sz w:val="24"/>
            <w:szCs w:val="24"/>
          </w:rPr>
          <w:commentReference w:id="594"/>
        </w:r>
        <w:commentRangeEnd w:id="595"/>
        <w:r w:rsidR="0022498B" w:rsidDel="0015630E">
          <w:rPr>
            <w:rStyle w:val="CommentReference"/>
            <w:sz w:val="24"/>
            <w:szCs w:val="24"/>
          </w:rPr>
          <w:commentReference w:id="595"/>
        </w:r>
      </w:moveFrom>
      <w:commentRangeEnd w:id="596"/>
      <w:r w:rsidR="002B209B">
        <w:rPr>
          <w:rStyle w:val="CommentReference"/>
          <w:sz w:val="24"/>
          <w:szCs w:val="24"/>
        </w:rPr>
        <w:commentReference w:id="596"/>
      </w:r>
      <w:moveFrom w:id="597" w:author="Wolaver, Brad, OSE" w:date="2026-04-06T09:26:00Z" w16du:dateUtc="2026-04-06T15:26:00Z">
        <w:r w:rsidDel="0015630E">
          <w:t xml:space="preserve">(4,118.70 </w:t>
        </w:r>
        <w:r w:rsidR="000A4428" w:rsidDel="0015630E">
          <w:t>ac-ft</w:t>
        </w:r>
        <w:r w:rsidDel="0015630E">
          <w:t>; the historical range is 866</w:t>
        </w:r>
        <w:r w:rsidR="00F5293A" w:rsidDel="0015630E">
          <w:t>–</w:t>
        </w:r>
        <w:r w:rsidDel="0015630E">
          <w:t xml:space="preserve">1,373 </w:t>
        </w:r>
        <w:r w:rsidR="000A4428" w:rsidDel="0015630E">
          <w:t>ac-ft</w:t>
        </w:r>
        <w:r w:rsidDel="0015630E">
          <w:t>)</w:t>
        </w:r>
      </w:moveFrom>
    </w:p>
    <w:moveFromRangeEnd w:id="591"/>
    <w:p w14:paraId="0FBC40F1" w14:textId="77777777" w:rsidR="00BC06B1" w:rsidRDefault="00BC06B1" w:rsidP="00D0637E">
      <w:pPr>
        <w:pStyle w:val="ListParagraph"/>
        <w:numPr>
          <w:ilvl w:val="0"/>
          <w:numId w:val="45"/>
        </w:numPr>
      </w:pPr>
      <w:r>
        <w:t>Negative stream depletion in any reach (physically impossible)</w:t>
      </w:r>
    </w:p>
    <w:p w14:paraId="44141200" w14:textId="67AB57E3" w:rsidR="00BC06B1" w:rsidRDefault="00BC06B1" w:rsidP="00D0637E">
      <w:pPr>
        <w:pStyle w:val="ListParagraph"/>
        <w:numPr>
          <w:ilvl w:val="0"/>
          <w:numId w:val="45"/>
        </w:numPr>
      </w:pPr>
      <w:r>
        <w:t>Non-monotonic cumulative depletion (</w:t>
      </w:r>
      <w:r w:rsidR="00BB69CD">
        <w:t xml:space="preserve">i.e., </w:t>
      </w:r>
      <w:r>
        <w:t xml:space="preserve">cumulative impact cannot decrease year-over-year; tolerance of 0.01 </w:t>
      </w:r>
      <w:r w:rsidR="000A4428">
        <w:t>ac-ft</w:t>
      </w:r>
      <w:r>
        <w:t xml:space="preserve"> for floating-point errors)</w:t>
      </w:r>
    </w:p>
    <w:p w14:paraId="51036988" w14:textId="77777777" w:rsidR="00BC06B1" w:rsidRDefault="00BC06B1" w:rsidP="00D0637E">
      <w:r>
        <w:rPr>
          <w:b/>
        </w:rPr>
        <w:t>Soft flags</w:t>
      </w:r>
      <w:r>
        <w:t xml:space="preserve"> allow processing to continue but require human review:</w:t>
      </w:r>
    </w:p>
    <w:p w14:paraId="6DF72BF6" w14:textId="77777777" w:rsidR="00CE27B1" w:rsidRDefault="00CE27B1" w:rsidP="00CE27B1">
      <w:pPr>
        <w:pStyle w:val="ListParagraph"/>
        <w:numPr>
          <w:ilvl w:val="0"/>
          <w:numId w:val="46"/>
        </w:numPr>
        <w:rPr>
          <w:moveTo w:id="598" w:author="Wolaver, Brad, OSE" w:date="2026-04-06T09:26:00Z" w16du:dateUtc="2026-04-06T15:26:00Z"/>
        </w:rPr>
      </w:pPr>
      <w:moveToRangeStart w:id="599" w:author="Wolaver, Brad, OSE" w:date="2026-04-06T09:26:00Z" w:name="move226360034"/>
      <w:moveTo w:id="600" w:author="Wolaver, Brad, OSE" w:date="2026-04-06T09:26:00Z" w16du:dateUtc="2026-04-06T15:26:00Z">
        <w:r>
          <w:t xml:space="preserve">Total pumping exceeding three times the historical maximum for </w:t>
        </w:r>
        <w:commentRangeStart w:id="601"/>
        <w:commentRangeStart w:id="602"/>
        <w:commentRangeStart w:id="603"/>
        <w:commentRangeStart w:id="604"/>
        <w:r>
          <w:t xml:space="preserve">2022, 2023, and 2024 </w:t>
        </w:r>
        <w:commentRangeEnd w:id="601"/>
        <w:r>
          <w:rPr>
            <w:rStyle w:val="CommentReference"/>
            <w:sz w:val="24"/>
            <w:szCs w:val="24"/>
          </w:rPr>
          <w:commentReference w:id="601"/>
        </w:r>
        <w:commentRangeEnd w:id="602"/>
        <w:r w:rsidR="00D0411F">
          <w:rPr>
            <w:rStyle w:val="CommentReference"/>
            <w:sz w:val="24"/>
            <w:szCs w:val="24"/>
          </w:rPr>
          <w:commentReference w:id="602"/>
        </w:r>
        <w:commentRangeEnd w:id="603"/>
        <w:r w:rsidR="0022498B">
          <w:rPr>
            <w:rStyle w:val="CommentReference"/>
            <w:sz w:val="24"/>
            <w:szCs w:val="24"/>
          </w:rPr>
          <w:commentReference w:id="603"/>
        </w:r>
      </w:moveTo>
      <w:commentRangeEnd w:id="604"/>
      <w:r w:rsidR="002B209B">
        <w:rPr>
          <w:rStyle w:val="CommentReference"/>
          <w:sz w:val="24"/>
          <w:szCs w:val="24"/>
        </w:rPr>
        <w:commentReference w:id="604"/>
      </w:r>
      <w:moveTo w:id="605" w:author="Wolaver, Brad, OSE" w:date="2026-04-06T09:26:00Z" w16du:dateUtc="2026-04-06T15:26:00Z">
        <w:r>
          <w:t>(4,118.70 ac-ft; the historical range is 866–1,373 ac-ft)</w:t>
        </w:r>
      </w:moveTo>
    </w:p>
    <w:moveToRangeEnd w:id="599"/>
    <w:p w14:paraId="0AF476F4" w14:textId="5C40C6F7" w:rsidR="00BC06B1" w:rsidRDefault="006552CF" w:rsidP="006552CF">
      <w:pPr>
        <w:pStyle w:val="ListParagraph"/>
        <w:numPr>
          <w:ilvl w:val="0"/>
          <w:numId w:val="46"/>
        </w:numPr>
      </w:pPr>
      <w:ins w:id="606" w:author="Wolaver, Brad, OSE" w:date="2026-04-06T09:37:00Z" w16du:dateUtc="2026-04-06T15:37:00Z">
        <w:r>
          <w:t xml:space="preserve">Total pumping exceeding </w:t>
        </w:r>
      </w:ins>
      <w:ins w:id="607" w:author="Wolaver, Brad, OSE" w:date="2026-04-06T09:38:00Z" w16du:dateUtc="2026-04-06T15:38:00Z">
        <w:r w:rsidR="00470941" w:rsidRPr="00470941">
          <w:t>2×</w:t>
        </w:r>
      </w:ins>
      <w:ins w:id="608" w:author="Wolaver, Brad, OSE" w:date="2026-04-06T09:37:00Z" w16du:dateUtc="2026-04-06T15:37:00Z">
        <w:r>
          <w:t xml:space="preserve"> the 1988–2025 historical maximum of 5,937 ac-ft (i.e., exceeding 11,874 ac-ft).</w:t>
        </w:r>
        <w:r>
          <w:t xml:space="preserve"> </w:t>
        </w:r>
        <w:r>
          <w:t>The historical range is 314–5,937 ac-ft, reflecting both pre</w:t>
        </w:r>
        <w:r>
          <w:noBreakHyphen/>
        </w:r>
        <w:r>
          <w:t xml:space="preserve">diversion </w:t>
        </w:r>
        <w:r>
          <w:t xml:space="preserve">from </w:t>
        </w:r>
        <w:r w:rsidR="00470941">
          <w:t xml:space="preserve">the Buckman Direct Diversion </w:t>
        </w:r>
        <w:r>
          <w:t>(</w:t>
        </w:r>
        <w:r w:rsidR="00470941">
          <w:t xml:space="preserve">BDD; </w:t>
        </w:r>
        <w:r>
          <w:t>1988–2010, typically 3,000–6,000 ac-ft/yr) and</w:t>
        </w:r>
        <w:r>
          <w:t xml:space="preserve"> </w:t>
        </w:r>
        <w:r>
          <w:t>post-diversion (2011–2025, typically 300–1,700 ac-ft/yr) operating regimes.</w:t>
        </w:r>
      </w:ins>
      <w:commentRangeStart w:id="609"/>
      <w:commentRangeStart w:id="610"/>
      <w:commentRangeStart w:id="611"/>
      <w:del w:id="612" w:author="Wolaver, Brad, OSE" w:date="2026-04-06T09:37:00Z" w16du:dateUtc="2026-04-06T15:37:00Z">
        <w:r w:rsidR="00BC06B1" w:rsidDel="006552CF">
          <w:delText xml:space="preserve">Total pumping exceeding two times the historical maximum (2,745.80 </w:delText>
        </w:r>
        <w:r w:rsidR="000A4428" w:rsidDel="006552CF">
          <w:delText>ac-ft</w:delText>
        </w:r>
        <w:r w:rsidR="00BC06B1" w:rsidDel="006552CF">
          <w:delText>)</w:delText>
        </w:r>
        <w:commentRangeEnd w:id="609"/>
        <w:r w:rsidR="00A20110" w:rsidDel="006552CF">
          <w:rPr>
            <w:rStyle w:val="CommentReference"/>
            <w:sz w:val="24"/>
            <w:szCs w:val="24"/>
          </w:rPr>
          <w:commentReference w:id="609"/>
        </w:r>
        <w:commentRangeEnd w:id="610"/>
        <w:r w:rsidR="004F1DC9" w:rsidDel="006552CF">
          <w:rPr>
            <w:rStyle w:val="CommentReference"/>
            <w:sz w:val="24"/>
            <w:szCs w:val="24"/>
          </w:rPr>
          <w:commentReference w:id="610"/>
        </w:r>
      </w:del>
      <w:commentRangeEnd w:id="611"/>
      <w:r w:rsidR="003E0D74">
        <w:rPr>
          <w:rStyle w:val="CommentReference"/>
          <w:sz w:val="24"/>
          <w:szCs w:val="24"/>
        </w:rPr>
        <w:commentReference w:id="611"/>
      </w:r>
    </w:p>
    <w:p w14:paraId="5F841B5F" w14:textId="77777777" w:rsidR="00BC06B1" w:rsidRDefault="00BC06B1" w:rsidP="00D0637E">
      <w:pPr>
        <w:pStyle w:val="ListParagraph"/>
        <w:numPr>
          <w:ilvl w:val="0"/>
          <w:numId w:val="46"/>
        </w:numPr>
      </w:pPr>
      <w:r>
        <w:t>Any metric more than two standard deviations from the historical mean</w:t>
      </w:r>
    </w:p>
    <w:p w14:paraId="6A1AF635" w14:textId="146B1097" w:rsidR="00BC06B1" w:rsidRDefault="00BC06B1" w:rsidP="00D0637E">
      <w:r>
        <w:t xml:space="preserve">The ballpark check is designed to catch </w:t>
      </w:r>
      <w:r w:rsidR="00BB69CD">
        <w:t>fatal-flaw</w:t>
      </w:r>
      <w:r>
        <w:t xml:space="preserve"> errors early</w:t>
      </w:r>
      <w:r w:rsidR="00BB69CD">
        <w:t xml:space="preserve">, </w:t>
      </w:r>
      <w:r>
        <w:t>such as loading the wrong year’s input file, a unit conversion that is off by an order of magnitude, or a post-processor that failed silently</w:t>
      </w:r>
      <w:r w:rsidR="00BB69CD">
        <w:t xml:space="preserve">, </w:t>
      </w:r>
      <w:r>
        <w:t xml:space="preserve">before </w:t>
      </w:r>
      <w:r w:rsidR="00BB69CD">
        <w:t xml:space="preserve">executing </w:t>
      </w:r>
      <w:r>
        <w:t>the full regression test.</w:t>
      </w:r>
    </w:p>
    <w:p w14:paraId="27644245" w14:textId="31F1278A" w:rsidR="00BC06B1" w:rsidRDefault="0004215D">
      <w:pPr>
        <w:pStyle w:val="Heading2"/>
      </w:pPr>
      <w:r>
        <w:t xml:space="preserve">4. </w:t>
      </w:r>
      <w:bookmarkStart w:id="613" w:name="temporal-consistency"/>
      <w:r w:rsidR="00BC06B1">
        <w:t>Temporal Consistency</w:t>
      </w:r>
      <w:bookmarkEnd w:id="613"/>
    </w:p>
    <w:p w14:paraId="4C4F23F0" w14:textId="2A43C717" w:rsidR="00BC06B1" w:rsidRDefault="00BC06B1" w:rsidP="00CE35AB">
      <w:r>
        <w:t>The temporal consistency checks compare the current year’s results against year-over-year patterns observed in the 2022</w:t>
      </w:r>
      <w:r w:rsidR="00CE35AB">
        <w:t>–</w:t>
      </w:r>
      <w:r>
        <w:t xml:space="preserve">2024 historical period. All temporal checks produce soft flags that require human review; none are hard stops. This reflects the fact that year-over-year changes may be </w:t>
      </w:r>
      <w:r>
        <w:lastRenderedPageBreak/>
        <w:t>legitimat</w:t>
      </w:r>
      <w:r w:rsidR="00CE35AB">
        <w:t xml:space="preserve">e, such as </w:t>
      </w:r>
      <w:r>
        <w:t>a drought year followed by a wet yea</w:t>
      </w:r>
      <w:r w:rsidR="007439BD">
        <w:t xml:space="preserve">r.  Soft flags </w:t>
      </w:r>
      <w:r>
        <w:t xml:space="preserve">should be </w:t>
      </w:r>
      <w:r w:rsidR="007439BD">
        <w:t xml:space="preserve">manually </w:t>
      </w:r>
      <w:r>
        <w:t xml:space="preserve">reviewed by a hydrogeologist </w:t>
      </w:r>
      <w:r w:rsidR="0014292A">
        <w:t>to identify if they are valid or a result in normal changes in well field operation</w:t>
      </w:r>
      <w:r>
        <w:t>.</w:t>
      </w:r>
    </w:p>
    <w:p w14:paraId="132283FC" w14:textId="33C22806" w:rsidR="00BC06B1" w:rsidRDefault="00BC06B1" w:rsidP="00A36EF9">
      <w:pPr>
        <w:pStyle w:val="BodyText"/>
      </w:pPr>
      <w:r>
        <w:rPr>
          <w:b/>
        </w:rPr>
        <w:t>Year-over-year pumping change.</w:t>
      </w:r>
      <w:r>
        <w:t xml:space="preserve"> </w:t>
      </w:r>
      <w:ins w:id="614" w:author="Wolaver, Brad, OSE" w:date="2026-04-06T09:51:00Z" w16du:dateUtc="2026-04-06T15:51:00Z">
        <w:r w:rsidR="00A36EF9">
          <w:t>The threshold is 200%, derived from the maximum observed year-over-year change in the</w:t>
        </w:r>
        <w:r w:rsidR="00A36EF9">
          <w:t xml:space="preserve"> </w:t>
        </w:r>
        <w:r w:rsidR="00A36EF9">
          <w:t xml:space="preserve">1988–2025 operational record (175%, from 2012 to 2013) plus a buffer. The full record shows that large year-over-year swings are common for this wellfield </w:t>
        </w:r>
      </w:ins>
      <w:ins w:id="615" w:author="Wolaver, Brad, OSE" w:date="2026-04-06T09:52:00Z" w16du:dateUtc="2026-04-06T15:52:00Z">
        <w:r w:rsidR="00A0096F">
          <w:t>(</w:t>
        </w:r>
      </w:ins>
      <w:ins w:id="616" w:author="Wolaver, Brad, OSE" w:date="2026-04-06T09:51:00Z" w16du:dateUtc="2026-04-06T15:51:00Z">
        <w:r w:rsidR="00A36EF9">
          <w:t>four years exceed 65% and seven exceed 50%</w:t>
        </w:r>
      </w:ins>
      <w:ins w:id="617" w:author="Wolaver, Brad, OSE" w:date="2026-04-06T09:52:00Z" w16du:dateUtc="2026-04-06T15:52:00Z">
        <w:r w:rsidR="00A0096F">
          <w:t>)</w:t>
        </w:r>
      </w:ins>
      <w:ins w:id="618" w:author="Wolaver, Brad, OSE" w:date="2026-04-06T09:51:00Z" w16du:dateUtc="2026-04-06T15:51:00Z">
        <w:r w:rsidR="00A36EF9">
          <w:t xml:space="preserve"> particularly during transitions between surface</w:t>
        </w:r>
        <w:r w:rsidR="00A36EF9">
          <w:noBreakHyphen/>
        </w:r>
        <w:r w:rsidR="00A36EF9">
          <w:t>water availability regimes. A change exceeding 200% has never been observed and would warrant</w:t>
        </w:r>
        <w:r w:rsidR="00A36EF9">
          <w:t xml:space="preserve"> </w:t>
        </w:r>
        <w:r w:rsidR="00A36EF9">
          <w:t>investigation as a possible data-entry error.</w:t>
        </w:r>
      </w:ins>
      <w:commentRangeStart w:id="619"/>
      <w:commentRangeStart w:id="620"/>
      <w:commentRangeStart w:id="621"/>
      <w:del w:id="622" w:author="Wolaver, Brad, OSE" w:date="2026-04-06T09:52:00Z" w16du:dateUtc="2026-04-06T15:52:00Z">
        <w:r w:rsidDel="00A36EF9">
          <w:delText xml:space="preserve">The threshold is 65%, derived from the maximum observed year-over-year change (58.5%, from 2023 to 2024) plus </w:delText>
        </w:r>
        <w:r w:rsidR="00D35DF1" w:rsidDel="00A36EF9">
          <w:delText xml:space="preserve">a </w:delText>
        </w:r>
        <w:r w:rsidDel="00A36EF9">
          <w:delText>buffer for measurement uncertainty. A change exceeding this threshold has never been observed in the operational history of the wellfield and warrants investigation.</w:delText>
        </w:r>
        <w:commentRangeEnd w:id="619"/>
        <w:r w:rsidR="00A55C87" w:rsidDel="00A36EF9">
          <w:rPr>
            <w:rStyle w:val="CommentReference"/>
            <w:sz w:val="24"/>
            <w:szCs w:val="24"/>
          </w:rPr>
          <w:commentReference w:id="619"/>
        </w:r>
        <w:commentRangeEnd w:id="620"/>
        <w:r w:rsidR="00052F72" w:rsidDel="00A36EF9">
          <w:rPr>
            <w:rStyle w:val="CommentReference"/>
            <w:sz w:val="24"/>
            <w:szCs w:val="24"/>
          </w:rPr>
          <w:commentReference w:id="620"/>
        </w:r>
        <w:commentRangeEnd w:id="621"/>
        <w:r w:rsidR="00A36EF9" w:rsidDel="00A36EF9">
          <w:rPr>
            <w:rStyle w:val="CommentReference"/>
            <w:sz w:val="24"/>
            <w:szCs w:val="24"/>
          </w:rPr>
          <w:commentReference w:id="621"/>
        </w:r>
      </w:del>
    </w:p>
    <w:p w14:paraId="2E2E0D33" w14:textId="7B8CC5B3" w:rsidR="00BC06B1" w:rsidRDefault="00BC06B1">
      <w:pPr>
        <w:pStyle w:val="BodyText"/>
      </w:pPr>
      <w:r>
        <w:rPr>
          <w:b/>
        </w:rPr>
        <w:t>Depletion-to-pumping ratio change.</w:t>
      </w:r>
      <w:r>
        <w:t xml:space="preserve"> </w:t>
      </w:r>
      <w:commentRangeStart w:id="623"/>
      <w:commentRangeStart w:id="624"/>
      <w:commentRangeStart w:id="625"/>
      <w:r>
        <w:t xml:space="preserve">The </w:t>
      </w:r>
      <w:ins w:id="626" w:author="Wolaver, Brad, OSE" w:date="2026-04-02T15:59:00Z" w16du:dateUtc="2026-04-02T21:59:00Z">
        <w:r w:rsidR="005E5278">
          <w:t>depletion-to-pumping ra</w:t>
        </w:r>
      </w:ins>
      <w:ins w:id="627" w:author="Wolaver, Brad, OSE" w:date="2026-04-02T16:00:00Z" w16du:dateUtc="2026-04-02T22:00:00Z">
        <w:r w:rsidR="005E5278">
          <w:t>tio is computed as total annual tributary stream depletion (Rio Pojoaque-Nambe plus Rio Tesuque, from Table 3) divided by total annual Buckman pumping.  La Cienega Springs depletions (Table 5) are ex</w:t>
        </w:r>
      </w:ins>
      <w:ins w:id="628" w:author="Wolaver, Brad, OSE" w:date="2026-04-02T16:01:00Z" w16du:dateUtc="2026-04-02T22:01:00Z">
        <w:r w:rsidR="005E5278">
          <w:t xml:space="preserve">cluded because their magnitude (~0.15 ac-ft/yr annual change) </w:t>
        </w:r>
        <w:r w:rsidR="00E0284C">
          <w:t xml:space="preserve">is negligible relative to tributary depletions. This ratio varies inversely with pumping, so that large changes in pumping produce </w:t>
        </w:r>
      </w:ins>
      <w:ins w:id="629" w:author="Wolaver, Brad, OSE" w:date="2026-04-02T16:02:00Z" w16du:dateUtc="2026-04-02T22:02:00Z">
        <w:r w:rsidR="00E0284C">
          <w:t>large changes in the ratio.</w:t>
        </w:r>
        <w:r w:rsidR="002E6C30">
          <w:t xml:space="preserve"> A year-over-year change exceeding </w:t>
        </w:r>
        <w:r w:rsidR="00B40E87">
          <w:t>45%</w:t>
        </w:r>
      </w:ins>
      <w:ins w:id="630" w:author="Wolaver, Brad, OSE" w:date="2026-04-02T16:03:00Z" w16du:dateUtc="2026-04-02T22:03:00Z">
        <w:r w:rsidR="00B40E87">
          <w:t xml:space="preserve">, which is derived from the maximum observed ratio change </w:t>
        </w:r>
      </w:ins>
      <w:del w:id="631" w:author="Wolaver, Brad, OSE" w:date="2026-04-02T16:03:00Z" w16du:dateUtc="2026-04-02T22:03:00Z">
        <w:r w:rsidDel="00B40E87">
          <w:delText xml:space="preserve">threshold is 45%, derived from the maximum observed ratio change </w:delText>
        </w:r>
      </w:del>
      <w:r>
        <w:t>(36.5%, from 2023 to 2024) plus a 10% buffer</w:t>
      </w:r>
      <w:commentRangeEnd w:id="623"/>
      <w:r w:rsidR="005E5278">
        <w:rPr>
          <w:rStyle w:val="CommentReference"/>
          <w:sz w:val="24"/>
          <w:szCs w:val="24"/>
        </w:rPr>
        <w:commentReference w:id="623"/>
      </w:r>
      <w:commentRangeEnd w:id="624"/>
      <w:r w:rsidR="006A6767">
        <w:rPr>
          <w:rStyle w:val="CommentReference"/>
          <w:sz w:val="24"/>
          <w:szCs w:val="24"/>
        </w:rPr>
        <w:commentReference w:id="624"/>
      </w:r>
      <w:commentRangeEnd w:id="625"/>
      <w:r w:rsidR="009E0F6D">
        <w:rPr>
          <w:rStyle w:val="CommentReference"/>
          <w:sz w:val="24"/>
          <w:szCs w:val="24"/>
        </w:rPr>
        <w:commentReference w:id="625"/>
      </w:r>
      <w:ins w:id="632" w:author="Wolaver, Brad, OSE" w:date="2026-04-02T16:03:00Z" w16du:dateUtc="2026-04-02T22:03:00Z">
        <w:r w:rsidR="00B40E87">
          <w:t xml:space="preserve">, produces </w:t>
        </w:r>
        <w:r w:rsidR="00A8304D">
          <w:t>a soft flag suggesting the total model response may be inconsistent with historical behavior</w:t>
        </w:r>
      </w:ins>
      <w:del w:id="633" w:author="Wolaver, Brad, OSE" w:date="2026-04-02T16:03:00Z" w16du:dateUtc="2026-04-02T22:03:00Z">
        <w:r w:rsidDel="00A8304D">
          <w:delText>. The depletion/pumping ratio varies inversely with pumping intensity, so large changes in pumping naturally produce changes in the ratio. A change exceeding the threshold suggests the model response may be inconsistent with historical behavior.</w:delText>
        </w:r>
      </w:del>
      <w:ins w:id="634" w:author="Wolaver, Brad, OSE" w:date="2026-04-02T16:03:00Z" w16du:dateUtc="2026-04-02T22:03:00Z">
        <w:r w:rsidR="00A8304D">
          <w:t>.</w:t>
        </w:r>
      </w:ins>
    </w:p>
    <w:p w14:paraId="37BD2F46" w14:textId="48DB8648" w:rsidR="00BC06B1" w:rsidRDefault="00BC06B1">
      <w:pPr>
        <w:pStyle w:val="BodyText"/>
      </w:pPr>
      <w:r>
        <w:rPr>
          <w:b/>
        </w:rPr>
        <w:t>Seasonal pattern correlation.</w:t>
      </w:r>
      <w:r>
        <w:t xml:space="preserve"> The pipeline computes the Pearson correlation between the normalized monthly pumping profile</w:t>
      </w:r>
      <w:r w:rsidR="00057F09">
        <w:t xml:space="preserve"> of the current year</w:t>
      </w:r>
      <w:r>
        <w:t xml:space="preserve"> and the historical average profile. The threshold is r = 0.75. A correlation below this value indicates a potential stress period misalignment</w:t>
      </w:r>
      <w:r w:rsidR="00057F09">
        <w:t xml:space="preserve">, such as </w:t>
      </w:r>
      <w:r>
        <w:t>if January data were accidentally labeled as February. A one-month shift in the monthly profile typically produces correlations in the range of 0.5</w:t>
      </w:r>
      <w:r w:rsidR="00057F09">
        <w:t>–</w:t>
      </w:r>
      <w:r>
        <w:t>0.7, while normal year-to-year operational variation produces correlations above 0.85.</w:t>
      </w:r>
    </w:p>
    <w:p w14:paraId="6FCB70C9" w14:textId="10CBD8AC" w:rsidR="00BC06B1" w:rsidRDefault="00BC06B1">
      <w:pPr>
        <w:pStyle w:val="BodyText"/>
      </w:pPr>
      <w:r>
        <w:rPr>
          <w:b/>
        </w:rPr>
        <w:t>Multi-year envelope.</w:t>
      </w:r>
      <w:r>
        <w:t xml:space="preserve"> The pipeline checks whether the current year’s values fall within a</w:t>
      </w:r>
      <w:del w:id="635" w:author="Wolaver, Brad, OSE" w:date="2026-04-02T15:52:00Z" w16du:dateUtc="2026-04-02T21:52:00Z">
        <w:r w:rsidDel="00F4345D">
          <w:delText>n</w:delText>
        </w:r>
      </w:del>
      <w:ins w:id="636" w:author="Wolaver, Brad, OSE" w:date="2026-04-02T15:52:00Z" w16du:dateUtc="2026-04-02T21:52:00Z">
        <w:r w:rsidR="00F4345D">
          <w:t xml:space="preserve"> plausible range</w:t>
        </w:r>
      </w:ins>
      <w:del w:id="637" w:author="Wolaver, Brad, OSE" w:date="2026-04-02T15:52:00Z" w16du:dateUtc="2026-04-02T21:52:00Z">
        <w:r w:rsidDel="00F4345D">
          <w:delText xml:space="preserve"> envelope</w:delText>
        </w:r>
      </w:del>
      <w:r>
        <w:t xml:space="preserve"> derived from </w:t>
      </w:r>
      <w:ins w:id="638" w:author="Wolaver, Brad, OSE" w:date="2026-04-02T15:52:00Z" w16du:dateUtc="2026-04-02T21:52:00Z">
        <w:r w:rsidR="00F4345D">
          <w:t>three prior years (2022–2024)</w:t>
        </w:r>
      </w:ins>
      <w:del w:id="639" w:author="Wolaver, Brad, OSE" w:date="2026-04-02T15:52:00Z" w16du:dateUtc="2026-04-02T21:52:00Z">
        <w:r w:rsidDel="00F4345D">
          <w:delText>the historical range</w:delText>
        </w:r>
      </w:del>
      <w:r>
        <w:t xml:space="preserve">. </w:t>
      </w:r>
      <w:ins w:id="640" w:author="Wolaver, Brad, OSE" w:date="2026-04-02T15:52:00Z" w16du:dateUtc="2026-04-02T21:52:00Z">
        <w:r w:rsidR="00F4345D">
          <w:t>Because only three years of data are available, a traditional statist</w:t>
        </w:r>
      </w:ins>
      <w:ins w:id="641" w:author="Wolaver, Brad, OSE" w:date="2026-04-02T15:53:00Z" w16du:dateUtc="2026-04-02T21:53:00Z">
        <w:r w:rsidR="00F4345D">
          <w:t>ical confidence interval would be impractical</w:t>
        </w:r>
        <w:r w:rsidR="00D8682A">
          <w:t>, producing bounds that provide no meaningful constraint. Instead, the pipeline uses a simpler approach</w:t>
        </w:r>
        <w:r w:rsidR="0032710F">
          <w:t>: it co</w:t>
        </w:r>
      </w:ins>
      <w:ins w:id="642" w:author="Wolaver, Brad, OSE" w:date="2026-04-02T15:54:00Z" w16du:dateUtc="2026-04-02T21:54:00Z">
        <w:r w:rsidR="0032710F">
          <w:t xml:space="preserve">mputes the historical mean and expands it by a buffer equal to the </w:t>
        </w:r>
      </w:ins>
      <w:del w:id="643" w:author="Wolaver, Brad, OSE" w:date="2026-04-02T15:54:00Z" w16du:dateUtc="2026-04-02T21:54:00Z">
        <w:r w:rsidDel="0032710F">
          <w:delText xml:space="preserve">The envelope uses a </w:delText>
        </w:r>
        <w:commentRangeStart w:id="644"/>
        <w:commentRangeStart w:id="645"/>
        <w:commentRangeStart w:id="646"/>
        <w:r w:rsidDel="0032710F">
          <w:delText xml:space="preserve">CV-adjusted </w:delText>
        </w:r>
        <w:commentRangeEnd w:id="644"/>
        <w:r w:rsidR="00F4345D" w:rsidDel="0032710F">
          <w:rPr>
            <w:rStyle w:val="CommentReference"/>
            <w:sz w:val="24"/>
            <w:szCs w:val="24"/>
          </w:rPr>
          <w:commentReference w:id="644"/>
        </w:r>
        <w:commentRangeEnd w:id="645"/>
        <w:r w:rsidR="006A6767" w:rsidDel="0032710F">
          <w:rPr>
            <w:rStyle w:val="CommentReference"/>
            <w:sz w:val="24"/>
            <w:szCs w:val="24"/>
          </w:rPr>
          <w:commentReference w:id="645"/>
        </w:r>
      </w:del>
      <w:commentRangeEnd w:id="646"/>
      <w:r w:rsidR="001D18D0">
        <w:rPr>
          <w:rStyle w:val="CommentReference"/>
          <w:sz w:val="24"/>
          <w:szCs w:val="24"/>
        </w:rPr>
        <w:commentReference w:id="646"/>
      </w:r>
      <w:del w:id="647" w:author="Wolaver, Brad, OSE" w:date="2026-04-02T15:54:00Z" w16du:dateUtc="2026-04-02T21:54:00Z">
        <w:r w:rsidDel="0032710F">
          <w:delText xml:space="preserve">buffer: the buffer is the larger </w:delText>
        </w:r>
      </w:del>
      <w:ins w:id="648" w:author="Wolaver, Brad, OSE" w:date="2026-04-02T15:54:00Z" w16du:dateUtc="2026-04-02T21:54:00Z">
        <w:r w:rsidR="0032710F">
          <w:t xml:space="preserve">greater </w:t>
        </w:r>
      </w:ins>
      <w:r>
        <w:t xml:space="preserve">of </w:t>
      </w:r>
      <w:ins w:id="649" w:author="Wolaver, Brad, OSE" w:date="2026-04-02T15:54:00Z" w16du:dateUtc="2026-04-02T21:54:00Z">
        <w:r w:rsidR="00F84F8C">
          <w:t>±</w:t>
        </w:r>
      </w:ins>
      <w:r>
        <w:t xml:space="preserve">20% or </w:t>
      </w:r>
      <w:ins w:id="650" w:author="Wolaver, Brad, OSE" w:date="2026-04-02T15:54:00Z" w16du:dateUtc="2026-04-02T21:54:00Z">
        <w:r w:rsidR="00F84F8C">
          <w:t>±</w:t>
        </w:r>
      </w:ins>
      <w:r>
        <w:t>1.5 times the coefficient of variation</w:t>
      </w:r>
      <w:ins w:id="651" w:author="Wolaver, Brad, OSE" w:date="2026-04-02T15:54:00Z" w16du:dateUtc="2026-04-02T21:54:00Z">
        <w:r w:rsidR="00F84F8C">
          <w:t xml:space="preserve"> (the ratio of the standard deviation to the mean</w:t>
        </w:r>
      </w:ins>
      <w:ins w:id="652" w:author="Wolaver, Brad, OSE" w:date="2026-04-02T15:55:00Z" w16du:dateUtc="2026-04-02T21:55:00Z">
        <w:r w:rsidR="00F84F8C">
          <w:t>)</w:t>
        </w:r>
      </w:ins>
      <w:r>
        <w:t xml:space="preserve">. </w:t>
      </w:r>
      <w:ins w:id="653" w:author="Wolaver, Brad, OSE" w:date="2026-04-02T15:55:00Z" w16du:dateUtc="2026-04-02T21:55:00Z">
        <w:r w:rsidR="00793A7C">
          <w:t xml:space="preserve">When year-to-year variability is low, the 20% threshold prevents the envelope from getting unrealistically tight; when variability is high, the buffer scales with the data. </w:t>
        </w:r>
      </w:ins>
      <w:r>
        <w:t xml:space="preserve">This approach is </w:t>
      </w:r>
      <w:del w:id="654" w:author="Wolaver, Brad, OSE" w:date="2026-04-02T15:55:00Z" w16du:dateUtc="2026-04-02T21:55:00Z">
        <w:r w:rsidDel="001D18D0">
          <w:delText>used instead of a 95% prediction interval because with only three years of historical data (n=3), the t-distribution multiplier (t_0.025 = 12.71 with df=1) produces intervals so wide as to be uninformative. The CV</w:delText>
        </w:r>
        <w:r w:rsidR="00057F09" w:rsidDel="001D18D0">
          <w:noBreakHyphen/>
        </w:r>
        <w:r w:rsidDel="001D18D0">
          <w:delText xml:space="preserve">adjusted envelope is </w:delText>
        </w:r>
      </w:del>
      <w:r>
        <w:t>transparent about data limitations while still providing a defensible bound.</w:t>
      </w:r>
    </w:p>
    <w:p w14:paraId="715EB725" w14:textId="77777777" w:rsidR="00057F09" w:rsidRDefault="00057F09">
      <w:pPr>
        <w:spacing w:after="160" w:line="259" w:lineRule="auto"/>
        <w:jc w:val="left"/>
      </w:pPr>
      <w:bookmarkStart w:id="655" w:name="X31d9a5b14892e962da0f67b57a033948dd25d5f"/>
      <w:r>
        <w:rPr>
          <w:b/>
          <w:bCs/>
          <w:caps/>
        </w:rPr>
        <w:br w:type="page"/>
      </w:r>
    </w:p>
    <w:p w14:paraId="6668EA9C" w14:textId="03F1E159" w:rsidR="00BC06B1" w:rsidRDefault="00BC06B1">
      <w:pPr>
        <w:pStyle w:val="Heading1"/>
      </w:pPr>
      <w:r>
        <w:lastRenderedPageBreak/>
        <w:t xml:space="preserve">Part III: </w:t>
      </w:r>
      <w:r w:rsidR="009D0561">
        <w:t xml:space="preserve">Automated </w:t>
      </w:r>
      <w:r>
        <w:t>Quality Assurance Infrastructure</w:t>
      </w:r>
      <w:bookmarkEnd w:id="655"/>
    </w:p>
    <w:p w14:paraId="61FD5875" w14:textId="6F7D5922" w:rsidR="00BC06B1" w:rsidRDefault="0004215D">
      <w:pPr>
        <w:pStyle w:val="Heading2"/>
      </w:pPr>
      <w:r>
        <w:t xml:space="preserve">1. </w:t>
      </w:r>
      <w:bookmarkStart w:id="656" w:name="test-orchestration-and-failure-handling"/>
      <w:r w:rsidR="00BC06B1">
        <w:t>Test Orchestration and Failure Handling</w:t>
      </w:r>
      <w:bookmarkEnd w:id="656"/>
    </w:p>
    <w:p w14:paraId="4F376F06" w14:textId="77777777" w:rsidR="00BC06B1" w:rsidRDefault="00BC06B1" w:rsidP="00A05168">
      <w:r>
        <w:t xml:space="preserve">The pipeline’s test suite is orchestrated by </w:t>
      </w:r>
      <w:r>
        <w:rPr>
          <w:rStyle w:val="VerbatimChar"/>
        </w:rPr>
        <w:t>run_all_tests.py</w:t>
      </w:r>
      <w:r>
        <w:t>, which executes checks in a defined priority order. If a higher-priority check fails, lower-priority checks are skipped to avoid wasting time on results that cannot be trusted.</w:t>
      </w:r>
    </w:p>
    <w:p w14:paraId="1CAB0FF3" w14:textId="77777777" w:rsidR="00BC06B1" w:rsidRDefault="00BC06B1">
      <w:pPr>
        <w:pStyle w:val="BodyText"/>
      </w:pPr>
      <w:r>
        <w:t>The execution order is:</w:t>
      </w:r>
    </w:p>
    <w:p w14:paraId="698F9DCA" w14:textId="41C9D318" w:rsidR="00BC06B1" w:rsidRDefault="00BC06B1" w:rsidP="007E791C">
      <w:pPr>
        <w:numPr>
          <w:ilvl w:val="0"/>
          <w:numId w:val="47"/>
        </w:numPr>
        <w:spacing w:after="200" w:line="240" w:lineRule="auto"/>
      </w:pPr>
      <w:r>
        <w:rPr>
          <w:b/>
        </w:rPr>
        <w:t>Ballpark check</w:t>
      </w:r>
      <w:r w:rsidR="00A05168">
        <w:t xml:space="preserve">: </w:t>
      </w:r>
      <w:r>
        <w:t>Physics violation screening. A hard failure (exit code 3) halts all further testing.</w:t>
      </w:r>
    </w:p>
    <w:p w14:paraId="45A53748" w14:textId="45807883" w:rsidR="00BC06B1" w:rsidRDefault="00BC06B1" w:rsidP="007E791C">
      <w:pPr>
        <w:numPr>
          <w:ilvl w:val="0"/>
          <w:numId w:val="47"/>
        </w:numPr>
        <w:spacing w:after="200" w:line="240" w:lineRule="auto"/>
      </w:pPr>
      <w:r>
        <w:rPr>
          <w:b/>
        </w:rPr>
        <w:t>Smoke test</w:t>
      </w:r>
      <w:r w:rsidR="00A05168">
        <w:rPr>
          <w:b/>
        </w:rPr>
        <w:t xml:space="preserve">s: </w:t>
      </w:r>
      <w:r w:rsidR="004C0FF0" w:rsidRPr="004C0FF0">
        <w:rPr>
          <w:bCs/>
        </w:rPr>
        <w:t>A smoke test is a fast, broad-coverage check designed not to verify numerical accuracy, but simply to confirm that no part of the codebase is broken</w:t>
      </w:r>
      <w:r w:rsidR="004C0FF0">
        <w:rPr>
          <w:bCs/>
        </w:rPr>
        <w:t>. I</w:t>
      </w:r>
      <w:r w:rsidR="004C0FF0" w:rsidRPr="004C0FF0">
        <w:rPr>
          <w:bCs/>
        </w:rPr>
        <w:t>f a smoke test fails, it indicates a fundamental code error that must be resolved before any analytical results can be trusted</w:t>
      </w:r>
      <w:r w:rsidR="007E791C">
        <w:rPr>
          <w:bCs/>
        </w:rPr>
        <w:t xml:space="preserve">.  </w:t>
      </w:r>
      <w:r>
        <w:t>190 automated tests verify that all Python functions execute without errors, return the correct types, and produce values of the expected magnitude. A failure indicates a code bug.</w:t>
      </w:r>
    </w:p>
    <w:p w14:paraId="6E46AA62" w14:textId="1C4DEC4C" w:rsidR="00BC06B1" w:rsidRDefault="00BC06B1" w:rsidP="007E791C">
      <w:pPr>
        <w:numPr>
          <w:ilvl w:val="0"/>
          <w:numId w:val="47"/>
        </w:numPr>
        <w:spacing w:after="200" w:line="240" w:lineRule="auto"/>
      </w:pPr>
      <w:r>
        <w:rPr>
          <w:b/>
        </w:rPr>
        <w:t>Edge case and geometry tests</w:t>
      </w:r>
      <w:r w:rsidR="007E791C" w:rsidRPr="007E791C">
        <w:rPr>
          <w:b/>
          <w:bCs/>
        </w:rPr>
        <w:t>:</w:t>
      </w:r>
      <w:r w:rsidR="007E791C">
        <w:t xml:space="preserve"> </w:t>
      </w:r>
      <w:r>
        <w:t xml:space="preserve">30 </w:t>
      </w:r>
      <w:r w:rsidR="007E791C">
        <w:t xml:space="preserve">tests </w:t>
      </w:r>
      <w:r>
        <w:t>verify that the pipeline handles malformed inputs, boundary conditions, and missing data gracefully</w:t>
      </w:r>
      <w:r w:rsidR="007E791C">
        <w:t xml:space="preserve">, such as </w:t>
      </w:r>
      <w:r>
        <w:t>negative pumping values, empty CSV files, missing well columns, leap year edge cases</w:t>
      </w:r>
      <w:r w:rsidR="007E791C">
        <w:t xml:space="preserve">. </w:t>
      </w:r>
      <w:r>
        <w:t xml:space="preserve">16 </w:t>
      </w:r>
      <w:r w:rsidR="007E791C">
        <w:t xml:space="preserve">tests </w:t>
      </w:r>
      <w:r>
        <w:t xml:space="preserve">verify MODFLOW grid geometry, including the GHB cell validation </w:t>
      </w:r>
      <w:r w:rsidR="007E791C">
        <w:t xml:space="preserve">geometry </w:t>
      </w:r>
      <w:r>
        <w:t xml:space="preserve">described </w:t>
      </w:r>
      <w:r w:rsidR="007E791C">
        <w:t>above</w:t>
      </w:r>
      <w:r>
        <w:t>.</w:t>
      </w:r>
    </w:p>
    <w:p w14:paraId="28035AA7" w14:textId="7B9A2843" w:rsidR="00BC06B1" w:rsidRDefault="00BC06B1" w:rsidP="007E791C">
      <w:pPr>
        <w:numPr>
          <w:ilvl w:val="0"/>
          <w:numId w:val="47"/>
        </w:numPr>
        <w:spacing w:after="200" w:line="240" w:lineRule="auto"/>
      </w:pPr>
      <w:r>
        <w:rPr>
          <w:b/>
        </w:rPr>
        <w:t>Conservation tests</w:t>
      </w:r>
      <w:r w:rsidR="007E791C">
        <w:rPr>
          <w:b/>
        </w:rPr>
        <w:t>:</w:t>
      </w:r>
      <w:r>
        <w:t xml:space="preserve"> 4 tests verify the physics-based constraints described </w:t>
      </w:r>
      <w:r w:rsidR="007E791C">
        <w:t xml:space="preserve">above in </w:t>
      </w:r>
      <w:r>
        <w:t>Internal Consistency Checks</w:t>
      </w:r>
      <w:r w:rsidR="007E791C">
        <w:t xml:space="preserve">, such as </w:t>
      </w:r>
      <w:r>
        <w:t>budget closure, pumping conservation, depletion constraint, and table sum integrity. These require MODFLOW output files to be present; if files are missing, the tests are skipped rather than failed.</w:t>
      </w:r>
    </w:p>
    <w:p w14:paraId="23B9859F" w14:textId="4D52E395" w:rsidR="00BC06B1" w:rsidRDefault="00BC06B1" w:rsidP="007E791C">
      <w:pPr>
        <w:numPr>
          <w:ilvl w:val="0"/>
          <w:numId w:val="47"/>
        </w:numPr>
        <w:spacing w:after="200" w:line="240" w:lineRule="auto"/>
      </w:pPr>
      <w:r>
        <w:rPr>
          <w:b/>
        </w:rPr>
        <w:t>Temporal consistency</w:t>
      </w:r>
      <w:r w:rsidR="007E791C">
        <w:rPr>
          <w:b/>
        </w:rPr>
        <w:t>:</w:t>
      </w:r>
      <w:r>
        <w:t xml:space="preserve"> The year-over-year pattern checks described in </w:t>
      </w:r>
      <w:r w:rsidR="00085F61">
        <w:t xml:space="preserve">the Temporal Consistency section and </w:t>
      </w:r>
      <w:r>
        <w:t>produce soft flags only.</w:t>
      </w:r>
    </w:p>
    <w:p w14:paraId="1F47ED25" w14:textId="557020E0" w:rsidR="00BC06B1" w:rsidRDefault="00BC06B1" w:rsidP="007E791C">
      <w:pPr>
        <w:numPr>
          <w:ilvl w:val="0"/>
          <w:numId w:val="47"/>
        </w:numPr>
        <w:spacing w:after="200" w:line="240" w:lineRule="auto"/>
      </w:pPr>
      <w:r>
        <w:rPr>
          <w:b/>
        </w:rPr>
        <w:t>Provenance manifest</w:t>
      </w:r>
      <w:r w:rsidR="00085F61">
        <w:rPr>
          <w:b/>
        </w:rPr>
        <w:t>:</w:t>
      </w:r>
      <w:r>
        <w:t xml:space="preserve"> Generates the audit trail described in </w:t>
      </w:r>
      <w:r w:rsidR="00085F61">
        <w:t>the Provenance and Audit Trail section</w:t>
      </w:r>
      <w:r>
        <w:t>.</w:t>
      </w:r>
    </w:p>
    <w:p w14:paraId="1C987E38" w14:textId="77777777" w:rsidR="002E3AD9" w:rsidRDefault="00BC06B1" w:rsidP="00085F61">
      <w:r>
        <w:t xml:space="preserve">The test suite uses three exit codes: </w:t>
      </w:r>
    </w:p>
    <w:p w14:paraId="0535292E" w14:textId="69B3F57A" w:rsidR="002E3AD9" w:rsidRDefault="00BC06B1" w:rsidP="002E3AD9">
      <w:pPr>
        <w:pStyle w:val="ListParagraph"/>
        <w:numPr>
          <w:ilvl w:val="0"/>
          <w:numId w:val="48"/>
        </w:numPr>
      </w:pPr>
      <w:r>
        <w:t>0</w:t>
      </w:r>
      <w:r w:rsidR="002E3AD9">
        <w:t>: A</w:t>
      </w:r>
      <w:r>
        <w:t xml:space="preserve">ll hard-stop checks passed; soft flags may exist, </w:t>
      </w:r>
    </w:p>
    <w:p w14:paraId="465FD0A3" w14:textId="1C40BC9D" w:rsidR="002E3AD9" w:rsidRDefault="00BC06B1" w:rsidP="002E3AD9">
      <w:pPr>
        <w:pStyle w:val="ListParagraph"/>
        <w:numPr>
          <w:ilvl w:val="0"/>
          <w:numId w:val="48"/>
        </w:numPr>
      </w:pPr>
      <w:r>
        <w:t>1</w:t>
      </w:r>
      <w:r w:rsidR="002E3AD9">
        <w:t>: O</w:t>
      </w:r>
      <w:r>
        <w:t xml:space="preserve">ne or more hard-stop checks failed, and </w:t>
      </w:r>
    </w:p>
    <w:p w14:paraId="2C7B3671" w14:textId="0C241D65" w:rsidR="002E3AD9" w:rsidRDefault="00BC06B1" w:rsidP="002E3AD9">
      <w:pPr>
        <w:pStyle w:val="ListParagraph"/>
        <w:numPr>
          <w:ilvl w:val="0"/>
          <w:numId w:val="48"/>
        </w:numPr>
      </w:pPr>
      <w:r>
        <w:t>3</w:t>
      </w:r>
      <w:r w:rsidR="002E3AD9">
        <w:t>: P</w:t>
      </w:r>
      <w:r>
        <w:t>hysics violation detected in the ballpark check</w:t>
      </w:r>
      <w:r w:rsidR="002E3AD9">
        <w:t>.</w:t>
      </w:r>
    </w:p>
    <w:p w14:paraId="256169C1" w14:textId="64D3CD63" w:rsidR="00BC06B1" w:rsidRDefault="00BC06B1" w:rsidP="002E3AD9">
      <w:r>
        <w:t>A total of 240 automated tests are distributed across 7 test files containing 5,177 lines of test code.</w:t>
      </w:r>
    </w:p>
    <w:p w14:paraId="2522C544" w14:textId="37397372" w:rsidR="00BC06B1" w:rsidRDefault="00BC06B1">
      <w:pPr>
        <w:pStyle w:val="BodyText"/>
      </w:pPr>
      <w:r>
        <w:t>Error messages follow a forensic format designed for debugging</w:t>
      </w:r>
      <w:r w:rsidR="00EA1EBD">
        <w:t>. E</w:t>
      </w:r>
      <w:r>
        <w:t xml:space="preserve">ach message reports what failed, where it failed (file path and function), the actual value observed, the expected value or threshold, and a physical interpretation of the discrepancy. This format allows </w:t>
      </w:r>
      <w:r w:rsidR="00EA1EBD">
        <w:t xml:space="preserve">the hydrologist </w:t>
      </w:r>
      <w:r>
        <w:t xml:space="preserve">to diagnose the cause </w:t>
      </w:r>
      <w:r w:rsidR="00273919">
        <w:t>by reading the message</w:t>
      </w:r>
      <w:r>
        <w:t>.</w:t>
      </w:r>
    </w:p>
    <w:p w14:paraId="41F6855D" w14:textId="6A1229FE" w:rsidR="00BC06B1" w:rsidRDefault="0004215D">
      <w:pPr>
        <w:pStyle w:val="Heading2"/>
      </w:pPr>
      <w:r>
        <w:lastRenderedPageBreak/>
        <w:t xml:space="preserve">2. </w:t>
      </w:r>
      <w:bookmarkStart w:id="657" w:name="provenance-and-audit-trail"/>
      <w:r w:rsidR="00BC06B1">
        <w:t>Provenance and Audit Trail</w:t>
      </w:r>
      <w:bookmarkEnd w:id="657"/>
    </w:p>
    <w:p w14:paraId="29671B73" w14:textId="05B117F9" w:rsidR="00BC06B1" w:rsidRDefault="00BC06B1" w:rsidP="00B95A47">
      <w:r>
        <w:t xml:space="preserve">Every pipeline run produces a provenance manifest </w:t>
      </w:r>
      <w:r w:rsidR="00DC3122">
        <w:t xml:space="preserve">(found here: </w:t>
      </w:r>
      <w:r w:rsidR="00DC3122" w:rsidRPr="00DC3122">
        <w:rPr>
          <w:rFonts w:ascii="Consolas" w:hAnsi="Consolas"/>
        </w:rPr>
        <w:t>\buckman\output\manifests</w:t>
      </w:r>
      <w:r w:rsidR="00DC3122">
        <w:t xml:space="preserve">) </w:t>
      </w:r>
      <w:r>
        <w:t xml:space="preserve">and a workflow log </w:t>
      </w:r>
      <w:r w:rsidR="00320018">
        <w:t>(</w:t>
      </w:r>
      <w:r w:rsidR="00320018" w:rsidRPr="00320018">
        <w:rPr>
          <w:rFonts w:ascii="Consolas" w:hAnsi="Consolas"/>
        </w:rPr>
        <w:t>\buckman\output\logs</w:t>
      </w:r>
      <w:r w:rsidR="00320018">
        <w:t xml:space="preserve">) </w:t>
      </w:r>
      <w:r>
        <w:t>that together document the complete chain of custody for the analysis.</w:t>
      </w:r>
    </w:p>
    <w:p w14:paraId="6BB30362" w14:textId="77777777" w:rsidR="00775A35" w:rsidRDefault="00BC06B1">
      <w:pPr>
        <w:pStyle w:val="BodyText"/>
      </w:pPr>
      <w:r>
        <w:rPr>
          <w:b/>
        </w:rPr>
        <w:t>Pipeline manifest.</w:t>
      </w:r>
      <w:r>
        <w:t xml:space="preserve"> A JSON file recording</w:t>
      </w:r>
      <w:r w:rsidR="00775A35">
        <w:t xml:space="preserve"> that includes</w:t>
      </w:r>
      <w:r>
        <w:t xml:space="preserve">: </w:t>
      </w:r>
    </w:p>
    <w:p w14:paraId="18F937FD" w14:textId="165AE6A2" w:rsidR="00775A35" w:rsidRDefault="00BC06B1" w:rsidP="00775A35">
      <w:pPr>
        <w:pStyle w:val="BodyText"/>
        <w:numPr>
          <w:ilvl w:val="0"/>
          <w:numId w:val="49"/>
        </w:numPr>
      </w:pPr>
      <w:r>
        <w:t>SHA-256 hash of every input file, so any modification can be detected</w:t>
      </w:r>
      <w:r w:rsidR="00775A35">
        <w:t>,</w:t>
      </w:r>
    </w:p>
    <w:p w14:paraId="16031A58" w14:textId="77777777" w:rsidR="00775A35" w:rsidRDefault="00775A35" w:rsidP="00775A35">
      <w:pPr>
        <w:pStyle w:val="BodyText"/>
        <w:numPr>
          <w:ilvl w:val="0"/>
          <w:numId w:val="49"/>
        </w:numPr>
      </w:pPr>
      <w:r>
        <w:t>G</w:t>
      </w:r>
      <w:r w:rsidR="00BC06B1">
        <w:t>it commit hash of the pipeline code, so the exact version can be recovered</w:t>
      </w:r>
    </w:p>
    <w:p w14:paraId="46002630" w14:textId="77777777" w:rsidR="005326FB" w:rsidRDefault="00775A35" w:rsidP="00775A35">
      <w:pPr>
        <w:pStyle w:val="BodyText"/>
        <w:numPr>
          <w:ilvl w:val="0"/>
          <w:numId w:val="49"/>
        </w:numPr>
      </w:pPr>
      <w:r>
        <w:t>R</w:t>
      </w:r>
      <w:r w:rsidR="00BC06B1">
        <w:t>esults of every automated test, with pass/fail status and measured values</w:t>
      </w:r>
      <w:r w:rsidR="005326FB">
        <w:t>,</w:t>
      </w:r>
    </w:p>
    <w:p w14:paraId="1D8D04F0" w14:textId="77777777" w:rsidR="005326FB" w:rsidRDefault="005326FB" w:rsidP="00775A35">
      <w:pPr>
        <w:pStyle w:val="BodyText"/>
        <w:numPr>
          <w:ilvl w:val="0"/>
          <w:numId w:val="49"/>
        </w:numPr>
      </w:pPr>
      <w:r>
        <w:t>F</w:t>
      </w:r>
      <w:r w:rsidR="00BC06B1">
        <w:t>lag register listing any soft flags that require human review</w:t>
      </w:r>
      <w:r>
        <w:t>,</w:t>
      </w:r>
      <w:r w:rsidR="00BC06B1">
        <w:t xml:space="preserve"> and </w:t>
      </w:r>
    </w:p>
    <w:p w14:paraId="7394DC5F" w14:textId="77BCB587" w:rsidR="00BC06B1" w:rsidRDefault="005326FB" w:rsidP="00775A35">
      <w:pPr>
        <w:pStyle w:val="BodyText"/>
        <w:numPr>
          <w:ilvl w:val="0"/>
          <w:numId w:val="49"/>
        </w:numPr>
      </w:pPr>
      <w:r>
        <w:t>R</w:t>
      </w:r>
      <w:r w:rsidR="00BC06B1">
        <w:t>un metadata including timestamps, machine identification, and Python version.</w:t>
      </w:r>
    </w:p>
    <w:p w14:paraId="30D7214C" w14:textId="5D2B5EFF" w:rsidR="00BC06B1" w:rsidRDefault="00BC06B1">
      <w:pPr>
        <w:pStyle w:val="BodyText"/>
      </w:pPr>
      <w:r>
        <w:rPr>
          <w:b/>
        </w:rPr>
        <w:t>Workflow log.</w:t>
      </w:r>
      <w:r>
        <w:t xml:space="preserve"> A nine-section document (produced in both Markdown and Microsoft Word formats) summarizing the pipeline execution. Sections include: metadata, executive summary, input file inventory, step-by-step execution results, output file inventory, verification summary, physical interpretatio</w:t>
      </w:r>
      <w:ins w:id="658" w:author="Wolaver, Brad, OSE" w:date="2026-04-02T15:56:00Z" w16du:dateUtc="2026-04-02T21:56:00Z">
        <w:r w:rsidR="001D18D0">
          <w:t xml:space="preserve">n, </w:t>
        </w:r>
      </w:ins>
      <w:del w:id="659" w:author="Wolaver, Brad, OSE" w:date="2026-04-02T15:56:00Z" w16du:dateUtc="2026-04-02T21:56:00Z">
        <w:r w:rsidRPr="006A6767" w:rsidDel="001D18D0">
          <w:rPr>
            <w:strike/>
            <w:rPrChange w:id="660" w:author="Wolaver, Brad, OSE" w:date="2026-03-17T13:57:00Z" w16du:dateUtc="2026-03-17T19:57:00Z">
              <w:rPr/>
            </w:rPrChange>
          </w:rPr>
          <w:delText>n (</w:delText>
        </w:r>
        <w:commentRangeStart w:id="661"/>
        <w:commentRangeStart w:id="662"/>
        <w:commentRangeStart w:id="663"/>
        <w:r w:rsidRPr="006A6767" w:rsidDel="001D18D0">
          <w:rPr>
            <w:strike/>
            <w:rPrChange w:id="664" w:author="Wolaver, Brad, OSE" w:date="2026-03-17T13:57:00Z" w16du:dateUtc="2026-03-17T19:57:00Z">
              <w:rPr/>
            </w:rPrChange>
          </w:rPr>
          <w:delText xml:space="preserve">placing the results in the context of the Rio Grande Compact </w:delText>
        </w:r>
        <w:commentRangeEnd w:id="661"/>
        <w:r w:rsidR="00DF3616" w:rsidRPr="006A6767" w:rsidDel="001D18D0">
          <w:rPr>
            <w:rStyle w:val="CommentReference"/>
            <w:strike/>
            <w:sz w:val="24"/>
            <w:szCs w:val="24"/>
            <w:rPrChange w:id="665" w:author="Wolaver, Brad, OSE" w:date="2026-03-17T13:57:00Z" w16du:dateUtc="2026-03-17T19:57:00Z">
              <w:rPr>
                <w:rStyle w:val="CommentReference"/>
                <w:sz w:val="24"/>
                <w:szCs w:val="24"/>
              </w:rPr>
            </w:rPrChange>
          </w:rPr>
          <w:commentReference w:id="661"/>
        </w:r>
        <w:commentRangeEnd w:id="662"/>
        <w:r w:rsidR="006A6767" w:rsidRPr="006A6767" w:rsidDel="001D18D0">
          <w:rPr>
            <w:rStyle w:val="CommentReference"/>
            <w:strike/>
            <w:sz w:val="24"/>
            <w:szCs w:val="24"/>
            <w:rPrChange w:id="666" w:author="Wolaver, Brad, OSE" w:date="2026-03-17T13:57:00Z" w16du:dateUtc="2026-03-17T19:57:00Z">
              <w:rPr>
                <w:rStyle w:val="CommentReference"/>
                <w:sz w:val="24"/>
                <w:szCs w:val="24"/>
              </w:rPr>
            </w:rPrChange>
          </w:rPr>
          <w:commentReference w:id="662"/>
        </w:r>
      </w:del>
      <w:commentRangeEnd w:id="663"/>
      <w:r w:rsidR="001D18D0" w:rsidRPr="006A6767">
        <w:rPr>
          <w:rStyle w:val="CommentReference"/>
          <w:strike/>
          <w:sz w:val="24"/>
          <w:szCs w:val="24"/>
          <w:rPrChange w:id="667" w:author="Wolaver, Brad, OSE" w:date="2026-03-17T13:57:00Z" w16du:dateUtc="2026-03-17T19:57:00Z">
            <w:rPr>
              <w:rStyle w:val="CommentReference"/>
              <w:sz w:val="24"/>
              <w:szCs w:val="24"/>
            </w:rPr>
          </w:rPrChange>
        </w:rPr>
        <w:commentReference w:id="663"/>
      </w:r>
      <w:del w:id="668" w:author="Wolaver, Brad, OSE" w:date="2026-04-02T15:56:00Z" w16du:dateUtc="2026-04-02T21:56:00Z">
        <w:r w:rsidRPr="006A6767" w:rsidDel="001D18D0">
          <w:rPr>
            <w:strike/>
            <w:rPrChange w:id="669" w:author="Wolaver, Brad, OSE" w:date="2026-03-17T13:57:00Z" w16du:dateUtc="2026-03-17T19:57:00Z">
              <w:rPr/>
            </w:rPrChange>
          </w:rPr>
          <w:delText>and tributary stream impacts),</w:delText>
        </w:r>
        <w:r w:rsidDel="001D18D0">
          <w:delText xml:space="preserve"> </w:delText>
        </w:r>
      </w:del>
      <w:r>
        <w:t>assumptions and limitations, and an approval block with signature lines for review.</w:t>
      </w:r>
    </w:p>
    <w:p w14:paraId="482532F5" w14:textId="047D5123" w:rsidR="00BC06B1" w:rsidRDefault="00BC06B1">
      <w:pPr>
        <w:pStyle w:val="BodyText"/>
      </w:pPr>
      <w:r>
        <w:t xml:space="preserve">The provenance manifest answers the question: </w:t>
      </w:r>
      <w:r>
        <w:rPr>
          <w:i/>
        </w:rPr>
        <w:t>Can you prove exactly how these depletion numbers were calculated?</w:t>
      </w:r>
      <w:r>
        <w:t xml:space="preserve"> By recording input hashes and the git commit, a</w:t>
      </w:r>
      <w:r w:rsidR="00024C5E">
        <w:t xml:space="preserve"> hydrologist </w:t>
      </w:r>
      <w:r>
        <w:t>can reproduce the exact computation at any future date. By recording test results, the manifest demonstrates that quality checks were applied and passed.</w:t>
      </w:r>
    </w:p>
    <w:p w14:paraId="3E81FB1A" w14:textId="083C1E48" w:rsidR="00BC06B1" w:rsidRDefault="0004215D" w:rsidP="00024C5E">
      <w:pPr>
        <w:pStyle w:val="Heading2"/>
      </w:pPr>
      <w:r>
        <w:t xml:space="preserve">3. </w:t>
      </w:r>
      <w:bookmarkStart w:id="670" w:name="Xab6f3483504558fd11781671a0ea6a556425456"/>
      <w:r w:rsidR="00BC06B1">
        <w:t>Summary Table: All Automated Tolerances and Thresholds</w:t>
      </w:r>
      <w:bookmarkEnd w:id="670"/>
    </w:p>
    <w:p w14:paraId="1B8AE392" w14:textId="3FDA6053" w:rsidR="00BC06B1" w:rsidRDefault="00BC06B1" w:rsidP="00024C5E">
      <w:r>
        <w:t xml:space="preserve">The following table consolidates every numerical tolerance and threshold used by the automated </w:t>
      </w:r>
      <w:del w:id="671" w:author="Petronis, Laura, OSE" w:date="2026-03-11T15:54:00Z" w16du:dateUtc="2026-03-11T21:54:00Z">
        <w:r w:rsidDel="00DF3616">
          <w:delText>V&amp;V</w:delText>
        </w:r>
      </w:del>
      <w:ins w:id="672" w:author="Petronis, Laura, OSE" w:date="2026-03-11T15:54:00Z" w16du:dateUtc="2026-03-11T21:54:00Z">
        <w:r w:rsidR="00DF3616">
          <w:t>verification</w:t>
        </w:r>
      </w:ins>
      <w:r>
        <w:t xml:space="preserve"> framework. “Hard” checks halt the pipeline on failure. “Soft” checks produce flags requiring human review.</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795"/>
        <w:gridCol w:w="1410"/>
        <w:gridCol w:w="1362"/>
        <w:gridCol w:w="1546"/>
        <w:gridCol w:w="3237"/>
      </w:tblGrid>
      <w:tr w:rsidR="00BC06B1" w:rsidRPr="00DF1A22" w14:paraId="75554749" w14:textId="77777777" w:rsidTr="00024C5E">
        <w:tc>
          <w:tcPr>
            <w:tcW w:w="1795" w:type="dxa"/>
            <w:vAlign w:val="bottom"/>
          </w:tcPr>
          <w:p w14:paraId="3A492AB0" w14:textId="77777777" w:rsidR="00BC06B1" w:rsidRPr="00DF1A22" w:rsidRDefault="00BC06B1" w:rsidP="00DF1A22">
            <w:pPr>
              <w:rPr>
                <w:b/>
                <w:bCs/>
                <w:sz w:val="22"/>
                <w:szCs w:val="22"/>
              </w:rPr>
            </w:pPr>
            <w:r w:rsidRPr="00DF1A22">
              <w:rPr>
                <w:b/>
                <w:bCs/>
                <w:sz w:val="22"/>
                <w:szCs w:val="22"/>
              </w:rPr>
              <w:t>Check</w:t>
            </w:r>
          </w:p>
        </w:tc>
        <w:tc>
          <w:tcPr>
            <w:tcW w:w="1410" w:type="dxa"/>
            <w:vAlign w:val="bottom"/>
          </w:tcPr>
          <w:p w14:paraId="23F762D4" w14:textId="77777777" w:rsidR="00BC06B1" w:rsidRPr="00DF1A22" w:rsidRDefault="00BC06B1" w:rsidP="00DF1A22">
            <w:pPr>
              <w:rPr>
                <w:b/>
                <w:bCs/>
                <w:sz w:val="22"/>
                <w:szCs w:val="22"/>
              </w:rPr>
            </w:pPr>
            <w:r w:rsidRPr="00DF1A22">
              <w:rPr>
                <w:b/>
                <w:bCs/>
                <w:sz w:val="22"/>
                <w:szCs w:val="22"/>
              </w:rPr>
              <w:t>Tolerance</w:t>
            </w:r>
          </w:p>
        </w:tc>
        <w:tc>
          <w:tcPr>
            <w:tcW w:w="1362" w:type="dxa"/>
            <w:vAlign w:val="bottom"/>
          </w:tcPr>
          <w:p w14:paraId="64971E07" w14:textId="77777777" w:rsidR="00BC06B1" w:rsidRPr="00DF1A22" w:rsidRDefault="00BC06B1" w:rsidP="00DF1A22">
            <w:pPr>
              <w:rPr>
                <w:b/>
                <w:bCs/>
                <w:sz w:val="22"/>
                <w:szCs w:val="22"/>
              </w:rPr>
            </w:pPr>
            <w:r w:rsidRPr="00DF1A22">
              <w:rPr>
                <w:b/>
                <w:bCs/>
                <w:sz w:val="22"/>
                <w:szCs w:val="22"/>
              </w:rPr>
              <w:t>Units</w:t>
            </w:r>
          </w:p>
        </w:tc>
        <w:tc>
          <w:tcPr>
            <w:tcW w:w="1546" w:type="dxa"/>
            <w:vAlign w:val="bottom"/>
          </w:tcPr>
          <w:p w14:paraId="1467E988" w14:textId="77777777" w:rsidR="00BC06B1" w:rsidRPr="00DF1A22" w:rsidRDefault="00BC06B1" w:rsidP="00DF1A22">
            <w:pPr>
              <w:rPr>
                <w:b/>
                <w:bCs/>
                <w:sz w:val="22"/>
                <w:szCs w:val="22"/>
              </w:rPr>
            </w:pPr>
            <w:r w:rsidRPr="00DF1A22">
              <w:rPr>
                <w:b/>
                <w:bCs/>
                <w:sz w:val="22"/>
                <w:szCs w:val="22"/>
              </w:rPr>
              <w:t>Hard/Soft</w:t>
            </w:r>
          </w:p>
        </w:tc>
        <w:tc>
          <w:tcPr>
            <w:tcW w:w="3237" w:type="dxa"/>
            <w:vAlign w:val="bottom"/>
          </w:tcPr>
          <w:p w14:paraId="7176CAF7" w14:textId="77777777" w:rsidR="00BC06B1" w:rsidRPr="00DF1A22" w:rsidRDefault="00BC06B1" w:rsidP="00DF1A22">
            <w:pPr>
              <w:rPr>
                <w:b/>
                <w:bCs/>
                <w:sz w:val="22"/>
                <w:szCs w:val="22"/>
              </w:rPr>
            </w:pPr>
            <w:r w:rsidRPr="00DF1A22">
              <w:rPr>
                <w:b/>
                <w:bCs/>
                <w:sz w:val="22"/>
                <w:szCs w:val="22"/>
              </w:rPr>
              <w:t>Source File</w:t>
            </w:r>
          </w:p>
        </w:tc>
      </w:tr>
      <w:tr w:rsidR="00BC06B1" w:rsidRPr="00DF1A22" w14:paraId="606D8A98" w14:textId="77777777" w:rsidTr="00024C5E">
        <w:tc>
          <w:tcPr>
            <w:tcW w:w="1795" w:type="dxa"/>
          </w:tcPr>
          <w:p w14:paraId="639CA88A" w14:textId="7B0C92EC" w:rsidR="00BC06B1" w:rsidRPr="00DF1A22" w:rsidRDefault="00BC06B1" w:rsidP="00DF1A22">
            <w:pPr>
              <w:rPr>
                <w:sz w:val="22"/>
                <w:szCs w:val="22"/>
              </w:rPr>
            </w:pPr>
            <w:r w:rsidRPr="00DF1A22">
              <w:rPr>
                <w:b/>
                <w:sz w:val="22"/>
                <w:szCs w:val="22"/>
              </w:rPr>
              <w:t>Verification</w:t>
            </w:r>
            <w:r w:rsidR="00DF1A22">
              <w:rPr>
                <w:b/>
                <w:sz w:val="22"/>
                <w:szCs w:val="22"/>
              </w:rPr>
              <w:t>:</w:t>
            </w:r>
            <w:r w:rsidRPr="00DF1A22">
              <w:rPr>
                <w:b/>
                <w:sz w:val="22"/>
                <w:szCs w:val="22"/>
              </w:rPr>
              <w:t xml:space="preserve"> Input Data</w:t>
            </w:r>
          </w:p>
        </w:tc>
        <w:tc>
          <w:tcPr>
            <w:tcW w:w="1410" w:type="dxa"/>
          </w:tcPr>
          <w:p w14:paraId="0BFA9B11" w14:textId="77777777" w:rsidR="00BC06B1" w:rsidRPr="00DF1A22" w:rsidRDefault="00BC06B1" w:rsidP="00DF1A22">
            <w:pPr>
              <w:rPr>
                <w:sz w:val="22"/>
                <w:szCs w:val="22"/>
              </w:rPr>
            </w:pPr>
          </w:p>
        </w:tc>
        <w:tc>
          <w:tcPr>
            <w:tcW w:w="1362" w:type="dxa"/>
          </w:tcPr>
          <w:p w14:paraId="281B81FE" w14:textId="77777777" w:rsidR="00BC06B1" w:rsidRPr="00DF1A22" w:rsidRDefault="00BC06B1" w:rsidP="00DF1A22">
            <w:pPr>
              <w:rPr>
                <w:sz w:val="22"/>
                <w:szCs w:val="22"/>
              </w:rPr>
            </w:pPr>
          </w:p>
        </w:tc>
        <w:tc>
          <w:tcPr>
            <w:tcW w:w="1546" w:type="dxa"/>
          </w:tcPr>
          <w:p w14:paraId="4256A432" w14:textId="77777777" w:rsidR="00BC06B1" w:rsidRPr="00DF1A22" w:rsidRDefault="00BC06B1" w:rsidP="00DF1A22">
            <w:pPr>
              <w:rPr>
                <w:sz w:val="22"/>
                <w:szCs w:val="22"/>
              </w:rPr>
            </w:pPr>
          </w:p>
        </w:tc>
        <w:tc>
          <w:tcPr>
            <w:tcW w:w="3237" w:type="dxa"/>
          </w:tcPr>
          <w:p w14:paraId="10E5F17A" w14:textId="77777777" w:rsidR="00BC06B1" w:rsidRPr="00DF1A22" w:rsidRDefault="00BC06B1" w:rsidP="00DF1A22">
            <w:pPr>
              <w:rPr>
                <w:sz w:val="22"/>
                <w:szCs w:val="22"/>
              </w:rPr>
            </w:pPr>
          </w:p>
        </w:tc>
      </w:tr>
      <w:tr w:rsidR="00BC06B1" w:rsidRPr="00DF1A22" w14:paraId="419927E0" w14:textId="77777777" w:rsidTr="00024C5E">
        <w:tc>
          <w:tcPr>
            <w:tcW w:w="1795" w:type="dxa"/>
          </w:tcPr>
          <w:p w14:paraId="656AC8AD" w14:textId="77777777" w:rsidR="00BC06B1" w:rsidRPr="00DF1A22" w:rsidRDefault="00BC06B1" w:rsidP="00DF1A22">
            <w:pPr>
              <w:rPr>
                <w:sz w:val="22"/>
                <w:szCs w:val="22"/>
              </w:rPr>
            </w:pPr>
            <w:r w:rsidRPr="00DF1A22">
              <w:rPr>
                <w:sz w:val="22"/>
                <w:szCs w:val="22"/>
              </w:rPr>
              <w:t>Daily data: negative values</w:t>
            </w:r>
          </w:p>
        </w:tc>
        <w:tc>
          <w:tcPr>
            <w:tcW w:w="1410" w:type="dxa"/>
          </w:tcPr>
          <w:p w14:paraId="4CA17E6C" w14:textId="77777777" w:rsidR="00BC06B1" w:rsidRPr="00DF1A22" w:rsidRDefault="00BC06B1" w:rsidP="00DF1A22">
            <w:pPr>
              <w:rPr>
                <w:sz w:val="22"/>
                <w:szCs w:val="22"/>
              </w:rPr>
            </w:pPr>
            <w:r w:rsidRPr="00DF1A22">
              <w:rPr>
                <w:sz w:val="22"/>
                <w:szCs w:val="22"/>
              </w:rPr>
              <w:t>0</w:t>
            </w:r>
          </w:p>
        </w:tc>
        <w:tc>
          <w:tcPr>
            <w:tcW w:w="1362" w:type="dxa"/>
          </w:tcPr>
          <w:p w14:paraId="6A7BCC73" w14:textId="77777777" w:rsidR="00BC06B1" w:rsidRPr="00DF1A22" w:rsidRDefault="00BC06B1" w:rsidP="00DF1A22">
            <w:pPr>
              <w:rPr>
                <w:sz w:val="22"/>
                <w:szCs w:val="22"/>
              </w:rPr>
            </w:pPr>
            <w:r w:rsidRPr="00DF1A22">
              <w:rPr>
                <w:sz w:val="22"/>
                <w:szCs w:val="22"/>
              </w:rPr>
              <w:t>MGD</w:t>
            </w:r>
          </w:p>
        </w:tc>
        <w:tc>
          <w:tcPr>
            <w:tcW w:w="1546" w:type="dxa"/>
          </w:tcPr>
          <w:p w14:paraId="2A5F421A" w14:textId="77777777" w:rsidR="00BC06B1" w:rsidRPr="00DF1A22" w:rsidRDefault="00BC06B1" w:rsidP="00DF1A22">
            <w:pPr>
              <w:rPr>
                <w:sz w:val="22"/>
                <w:szCs w:val="22"/>
              </w:rPr>
            </w:pPr>
            <w:r w:rsidRPr="00DF1A22">
              <w:rPr>
                <w:sz w:val="22"/>
                <w:szCs w:val="22"/>
              </w:rPr>
              <w:t>Hard</w:t>
            </w:r>
          </w:p>
        </w:tc>
        <w:tc>
          <w:tcPr>
            <w:tcW w:w="3237" w:type="dxa"/>
          </w:tcPr>
          <w:p w14:paraId="2377AF9F" w14:textId="77777777" w:rsidR="00BC06B1" w:rsidRPr="00DF1A22" w:rsidRDefault="00BC06B1" w:rsidP="00DF1A22">
            <w:pPr>
              <w:rPr>
                <w:sz w:val="22"/>
                <w:szCs w:val="22"/>
              </w:rPr>
            </w:pPr>
            <w:r w:rsidRPr="00DF1A22">
              <w:rPr>
                <w:sz w:val="22"/>
                <w:szCs w:val="22"/>
              </w:rPr>
              <w:t>step1_ingest_buckman_data.py</w:t>
            </w:r>
          </w:p>
        </w:tc>
      </w:tr>
      <w:tr w:rsidR="00BC06B1" w:rsidRPr="00DF1A22" w14:paraId="3789C451" w14:textId="77777777" w:rsidTr="00024C5E">
        <w:tc>
          <w:tcPr>
            <w:tcW w:w="1795" w:type="dxa"/>
          </w:tcPr>
          <w:p w14:paraId="2B9B904C" w14:textId="77777777" w:rsidR="00BC06B1" w:rsidRPr="00DF1A22" w:rsidRDefault="00BC06B1" w:rsidP="00DF1A22">
            <w:pPr>
              <w:rPr>
                <w:sz w:val="22"/>
                <w:szCs w:val="22"/>
              </w:rPr>
            </w:pPr>
            <w:r w:rsidRPr="00DF1A22">
              <w:rPr>
                <w:sz w:val="22"/>
                <w:szCs w:val="22"/>
              </w:rPr>
              <w:t>Daily sum: noise threshold</w:t>
            </w:r>
          </w:p>
        </w:tc>
        <w:tc>
          <w:tcPr>
            <w:tcW w:w="1410" w:type="dxa"/>
          </w:tcPr>
          <w:p w14:paraId="09FB77DF" w14:textId="77777777" w:rsidR="00BC06B1" w:rsidRPr="00DF1A22" w:rsidRDefault="00BC06B1" w:rsidP="00DF1A22">
            <w:pPr>
              <w:rPr>
                <w:sz w:val="22"/>
                <w:szCs w:val="22"/>
              </w:rPr>
            </w:pPr>
            <w:r w:rsidRPr="00DF1A22">
              <w:rPr>
                <w:sz w:val="22"/>
                <w:szCs w:val="22"/>
              </w:rPr>
              <w:t>0.0015</w:t>
            </w:r>
          </w:p>
        </w:tc>
        <w:tc>
          <w:tcPr>
            <w:tcW w:w="1362" w:type="dxa"/>
          </w:tcPr>
          <w:p w14:paraId="0F326BB3" w14:textId="77777777" w:rsidR="00BC06B1" w:rsidRPr="00DF1A22" w:rsidRDefault="00BC06B1" w:rsidP="00DF1A22">
            <w:pPr>
              <w:rPr>
                <w:sz w:val="22"/>
                <w:szCs w:val="22"/>
              </w:rPr>
            </w:pPr>
            <w:r w:rsidRPr="00DF1A22">
              <w:rPr>
                <w:sz w:val="22"/>
                <w:szCs w:val="22"/>
              </w:rPr>
              <w:t>MGD</w:t>
            </w:r>
          </w:p>
        </w:tc>
        <w:tc>
          <w:tcPr>
            <w:tcW w:w="1546" w:type="dxa"/>
          </w:tcPr>
          <w:p w14:paraId="1C5A62A9" w14:textId="77777777" w:rsidR="00BC06B1" w:rsidRPr="00DF1A22" w:rsidRDefault="00BC06B1" w:rsidP="00DF1A22">
            <w:pPr>
              <w:rPr>
                <w:sz w:val="22"/>
                <w:szCs w:val="22"/>
              </w:rPr>
            </w:pPr>
            <w:r w:rsidRPr="00DF1A22">
              <w:rPr>
                <w:sz w:val="22"/>
                <w:szCs w:val="22"/>
              </w:rPr>
              <w:t>Informational</w:t>
            </w:r>
          </w:p>
        </w:tc>
        <w:tc>
          <w:tcPr>
            <w:tcW w:w="3237" w:type="dxa"/>
          </w:tcPr>
          <w:p w14:paraId="52879C73" w14:textId="77777777" w:rsidR="00BC06B1" w:rsidRPr="00DF1A22" w:rsidRDefault="00BC06B1" w:rsidP="00DF1A22">
            <w:pPr>
              <w:rPr>
                <w:sz w:val="22"/>
                <w:szCs w:val="22"/>
              </w:rPr>
            </w:pPr>
            <w:r w:rsidRPr="00DF1A22">
              <w:rPr>
                <w:sz w:val="22"/>
                <w:szCs w:val="22"/>
              </w:rPr>
              <w:t>step1_ingest_buckman_data.py</w:t>
            </w:r>
          </w:p>
        </w:tc>
      </w:tr>
      <w:tr w:rsidR="00BC06B1" w:rsidRPr="00DF1A22" w14:paraId="539B361B" w14:textId="77777777" w:rsidTr="00024C5E">
        <w:tc>
          <w:tcPr>
            <w:tcW w:w="1795" w:type="dxa"/>
          </w:tcPr>
          <w:p w14:paraId="3B3D176A" w14:textId="77777777" w:rsidR="00BC06B1" w:rsidRPr="00DF1A22" w:rsidRDefault="00BC06B1" w:rsidP="00DF1A22">
            <w:pPr>
              <w:rPr>
                <w:sz w:val="22"/>
                <w:szCs w:val="22"/>
              </w:rPr>
            </w:pPr>
            <w:r w:rsidRPr="00DF1A22">
              <w:rPr>
                <w:sz w:val="22"/>
                <w:szCs w:val="22"/>
              </w:rPr>
              <w:t>Daily sum: error threshold</w:t>
            </w:r>
          </w:p>
        </w:tc>
        <w:tc>
          <w:tcPr>
            <w:tcW w:w="1410" w:type="dxa"/>
          </w:tcPr>
          <w:p w14:paraId="31B81BFE" w14:textId="77777777" w:rsidR="00BC06B1" w:rsidRPr="00DF1A22" w:rsidRDefault="00BC06B1" w:rsidP="00DF1A22">
            <w:pPr>
              <w:rPr>
                <w:sz w:val="22"/>
                <w:szCs w:val="22"/>
              </w:rPr>
            </w:pPr>
            <w:r w:rsidRPr="00DF1A22">
              <w:rPr>
                <w:sz w:val="22"/>
                <w:szCs w:val="22"/>
              </w:rPr>
              <w:t>0.005</w:t>
            </w:r>
          </w:p>
        </w:tc>
        <w:tc>
          <w:tcPr>
            <w:tcW w:w="1362" w:type="dxa"/>
          </w:tcPr>
          <w:p w14:paraId="7F16BAFB" w14:textId="77777777" w:rsidR="00BC06B1" w:rsidRPr="00DF1A22" w:rsidRDefault="00BC06B1" w:rsidP="00DF1A22">
            <w:pPr>
              <w:rPr>
                <w:sz w:val="22"/>
                <w:szCs w:val="22"/>
              </w:rPr>
            </w:pPr>
            <w:r w:rsidRPr="00DF1A22">
              <w:rPr>
                <w:sz w:val="22"/>
                <w:szCs w:val="22"/>
              </w:rPr>
              <w:t>MGD</w:t>
            </w:r>
          </w:p>
        </w:tc>
        <w:tc>
          <w:tcPr>
            <w:tcW w:w="1546" w:type="dxa"/>
          </w:tcPr>
          <w:p w14:paraId="26103BFA" w14:textId="77777777" w:rsidR="00BC06B1" w:rsidRPr="00DF1A22" w:rsidRDefault="00BC06B1" w:rsidP="00DF1A22">
            <w:pPr>
              <w:rPr>
                <w:sz w:val="22"/>
                <w:szCs w:val="22"/>
              </w:rPr>
            </w:pPr>
            <w:r w:rsidRPr="00DF1A22">
              <w:rPr>
                <w:sz w:val="22"/>
                <w:szCs w:val="22"/>
              </w:rPr>
              <w:t>Hard</w:t>
            </w:r>
          </w:p>
        </w:tc>
        <w:tc>
          <w:tcPr>
            <w:tcW w:w="3237" w:type="dxa"/>
          </w:tcPr>
          <w:p w14:paraId="57D9A4FC" w14:textId="77777777" w:rsidR="00BC06B1" w:rsidRPr="00DF1A22" w:rsidRDefault="00BC06B1" w:rsidP="00DF1A22">
            <w:pPr>
              <w:rPr>
                <w:sz w:val="22"/>
                <w:szCs w:val="22"/>
              </w:rPr>
            </w:pPr>
            <w:r w:rsidRPr="00DF1A22">
              <w:rPr>
                <w:sz w:val="22"/>
                <w:szCs w:val="22"/>
              </w:rPr>
              <w:t>step1_ingest_buckman_data.py</w:t>
            </w:r>
          </w:p>
        </w:tc>
      </w:tr>
      <w:tr w:rsidR="00024C5E" w:rsidRPr="00DF1A22" w14:paraId="33AC5916" w14:textId="77777777" w:rsidTr="00024C5E">
        <w:tc>
          <w:tcPr>
            <w:tcW w:w="1795" w:type="dxa"/>
            <w:vAlign w:val="bottom"/>
          </w:tcPr>
          <w:p w14:paraId="5F3E16E7" w14:textId="77777777" w:rsidR="00024C5E" w:rsidRPr="00DF1A22" w:rsidRDefault="00024C5E" w:rsidP="00A25309">
            <w:pPr>
              <w:rPr>
                <w:b/>
                <w:bCs/>
                <w:sz w:val="22"/>
                <w:szCs w:val="22"/>
              </w:rPr>
            </w:pPr>
            <w:r w:rsidRPr="00DF1A22">
              <w:rPr>
                <w:b/>
                <w:bCs/>
                <w:sz w:val="22"/>
                <w:szCs w:val="22"/>
              </w:rPr>
              <w:t>Check</w:t>
            </w:r>
          </w:p>
        </w:tc>
        <w:tc>
          <w:tcPr>
            <w:tcW w:w="1410" w:type="dxa"/>
            <w:vAlign w:val="bottom"/>
          </w:tcPr>
          <w:p w14:paraId="6C018BEF" w14:textId="77777777" w:rsidR="00024C5E" w:rsidRPr="00DF1A22" w:rsidRDefault="00024C5E" w:rsidP="00A25309">
            <w:pPr>
              <w:rPr>
                <w:b/>
                <w:bCs/>
                <w:sz w:val="22"/>
                <w:szCs w:val="22"/>
              </w:rPr>
            </w:pPr>
            <w:r w:rsidRPr="00DF1A22">
              <w:rPr>
                <w:b/>
                <w:bCs/>
                <w:sz w:val="22"/>
                <w:szCs w:val="22"/>
              </w:rPr>
              <w:t>Tolerance</w:t>
            </w:r>
          </w:p>
        </w:tc>
        <w:tc>
          <w:tcPr>
            <w:tcW w:w="1362" w:type="dxa"/>
            <w:vAlign w:val="bottom"/>
          </w:tcPr>
          <w:p w14:paraId="12623EDF" w14:textId="77777777" w:rsidR="00024C5E" w:rsidRPr="00DF1A22" w:rsidRDefault="00024C5E" w:rsidP="00A25309">
            <w:pPr>
              <w:rPr>
                <w:b/>
                <w:bCs/>
                <w:sz w:val="22"/>
                <w:szCs w:val="22"/>
              </w:rPr>
            </w:pPr>
            <w:r w:rsidRPr="00DF1A22">
              <w:rPr>
                <w:b/>
                <w:bCs/>
                <w:sz w:val="22"/>
                <w:szCs w:val="22"/>
              </w:rPr>
              <w:t>Units</w:t>
            </w:r>
          </w:p>
        </w:tc>
        <w:tc>
          <w:tcPr>
            <w:tcW w:w="1546" w:type="dxa"/>
            <w:vAlign w:val="bottom"/>
          </w:tcPr>
          <w:p w14:paraId="5E12ABFB" w14:textId="77777777" w:rsidR="00024C5E" w:rsidRPr="00DF1A22" w:rsidRDefault="00024C5E" w:rsidP="00A25309">
            <w:pPr>
              <w:rPr>
                <w:b/>
                <w:bCs/>
                <w:sz w:val="22"/>
                <w:szCs w:val="22"/>
              </w:rPr>
            </w:pPr>
            <w:r w:rsidRPr="00DF1A22">
              <w:rPr>
                <w:b/>
                <w:bCs/>
                <w:sz w:val="22"/>
                <w:szCs w:val="22"/>
              </w:rPr>
              <w:t>Hard/Soft</w:t>
            </w:r>
          </w:p>
        </w:tc>
        <w:tc>
          <w:tcPr>
            <w:tcW w:w="3237" w:type="dxa"/>
            <w:vAlign w:val="bottom"/>
          </w:tcPr>
          <w:p w14:paraId="0D5C9427" w14:textId="77777777" w:rsidR="00024C5E" w:rsidRPr="00DF1A22" w:rsidRDefault="00024C5E" w:rsidP="00A25309">
            <w:pPr>
              <w:rPr>
                <w:b/>
                <w:bCs/>
                <w:sz w:val="22"/>
                <w:szCs w:val="22"/>
              </w:rPr>
            </w:pPr>
            <w:r w:rsidRPr="00DF1A22">
              <w:rPr>
                <w:b/>
                <w:bCs/>
                <w:sz w:val="22"/>
                <w:szCs w:val="22"/>
              </w:rPr>
              <w:t>Source File</w:t>
            </w:r>
          </w:p>
        </w:tc>
      </w:tr>
      <w:tr w:rsidR="00BC06B1" w:rsidRPr="00DF1A22" w14:paraId="32EBFE89" w14:textId="77777777" w:rsidTr="00024C5E">
        <w:tc>
          <w:tcPr>
            <w:tcW w:w="1795" w:type="dxa"/>
          </w:tcPr>
          <w:p w14:paraId="04778C7E" w14:textId="77777777" w:rsidR="00BC06B1" w:rsidRPr="00DF1A22" w:rsidRDefault="00BC06B1" w:rsidP="00DF1A22">
            <w:pPr>
              <w:rPr>
                <w:sz w:val="22"/>
                <w:szCs w:val="22"/>
              </w:rPr>
            </w:pPr>
            <w:r w:rsidRPr="00DF1A22">
              <w:rPr>
                <w:sz w:val="22"/>
                <w:szCs w:val="22"/>
              </w:rPr>
              <w:lastRenderedPageBreak/>
              <w:t>Annual sum per well</w:t>
            </w:r>
          </w:p>
        </w:tc>
        <w:tc>
          <w:tcPr>
            <w:tcW w:w="1410" w:type="dxa"/>
          </w:tcPr>
          <w:p w14:paraId="795579B7" w14:textId="77777777" w:rsidR="00BC06B1" w:rsidRPr="00DF1A22" w:rsidRDefault="00BC06B1" w:rsidP="00DF1A22">
            <w:pPr>
              <w:rPr>
                <w:sz w:val="22"/>
                <w:szCs w:val="22"/>
              </w:rPr>
            </w:pPr>
            <w:r w:rsidRPr="00DF1A22">
              <w:rPr>
                <w:sz w:val="22"/>
                <w:szCs w:val="22"/>
              </w:rPr>
              <w:t>0.01</w:t>
            </w:r>
          </w:p>
        </w:tc>
        <w:tc>
          <w:tcPr>
            <w:tcW w:w="1362" w:type="dxa"/>
          </w:tcPr>
          <w:p w14:paraId="5F2B474E" w14:textId="77777777" w:rsidR="00BC06B1" w:rsidRPr="00DF1A22" w:rsidRDefault="00BC06B1" w:rsidP="00DF1A22">
            <w:pPr>
              <w:rPr>
                <w:sz w:val="22"/>
                <w:szCs w:val="22"/>
              </w:rPr>
            </w:pPr>
            <w:r w:rsidRPr="00DF1A22">
              <w:rPr>
                <w:sz w:val="22"/>
                <w:szCs w:val="22"/>
              </w:rPr>
              <w:t>MG</w:t>
            </w:r>
          </w:p>
        </w:tc>
        <w:tc>
          <w:tcPr>
            <w:tcW w:w="1546" w:type="dxa"/>
          </w:tcPr>
          <w:p w14:paraId="1A5B75D9" w14:textId="77777777" w:rsidR="00BC06B1" w:rsidRPr="00DF1A22" w:rsidRDefault="00BC06B1" w:rsidP="00DF1A22">
            <w:pPr>
              <w:rPr>
                <w:sz w:val="22"/>
                <w:szCs w:val="22"/>
              </w:rPr>
            </w:pPr>
            <w:r w:rsidRPr="00DF1A22">
              <w:rPr>
                <w:sz w:val="22"/>
                <w:szCs w:val="22"/>
              </w:rPr>
              <w:t>Hard</w:t>
            </w:r>
          </w:p>
        </w:tc>
        <w:tc>
          <w:tcPr>
            <w:tcW w:w="3237" w:type="dxa"/>
          </w:tcPr>
          <w:p w14:paraId="41C4B8A2" w14:textId="77777777" w:rsidR="00BC06B1" w:rsidRPr="00DF1A22" w:rsidRDefault="00BC06B1" w:rsidP="00DF1A22">
            <w:pPr>
              <w:rPr>
                <w:sz w:val="22"/>
                <w:szCs w:val="22"/>
              </w:rPr>
            </w:pPr>
            <w:r w:rsidRPr="00DF1A22">
              <w:rPr>
                <w:sz w:val="22"/>
                <w:szCs w:val="22"/>
              </w:rPr>
              <w:t>step1_ingest_buckman_data.py</w:t>
            </w:r>
          </w:p>
        </w:tc>
      </w:tr>
      <w:tr w:rsidR="00BC06B1" w:rsidRPr="00DF1A22" w14:paraId="1F388D74" w14:textId="77777777" w:rsidTr="00024C5E">
        <w:tc>
          <w:tcPr>
            <w:tcW w:w="1795" w:type="dxa"/>
          </w:tcPr>
          <w:p w14:paraId="2290A5E3" w14:textId="60CB2C87" w:rsidR="00BC06B1" w:rsidRPr="00DF1A22" w:rsidRDefault="00BC06B1" w:rsidP="00DF1A22">
            <w:pPr>
              <w:rPr>
                <w:sz w:val="22"/>
                <w:szCs w:val="22"/>
              </w:rPr>
            </w:pPr>
            <w:r w:rsidRPr="00DF1A22">
              <w:rPr>
                <w:b/>
                <w:sz w:val="22"/>
                <w:szCs w:val="22"/>
              </w:rPr>
              <w:t>Verification</w:t>
            </w:r>
            <w:r w:rsidR="00DF1A22">
              <w:rPr>
                <w:b/>
                <w:sz w:val="22"/>
                <w:szCs w:val="22"/>
              </w:rPr>
              <w:t>:</w:t>
            </w:r>
            <w:r w:rsidRPr="00DF1A22">
              <w:rPr>
                <w:b/>
                <w:sz w:val="22"/>
                <w:szCs w:val="22"/>
              </w:rPr>
              <w:t xml:space="preserve"> Computation</w:t>
            </w:r>
          </w:p>
        </w:tc>
        <w:tc>
          <w:tcPr>
            <w:tcW w:w="1410" w:type="dxa"/>
          </w:tcPr>
          <w:p w14:paraId="2238C052" w14:textId="77777777" w:rsidR="00BC06B1" w:rsidRPr="00DF1A22" w:rsidRDefault="00BC06B1" w:rsidP="00DF1A22">
            <w:pPr>
              <w:rPr>
                <w:sz w:val="22"/>
                <w:szCs w:val="22"/>
              </w:rPr>
            </w:pPr>
          </w:p>
        </w:tc>
        <w:tc>
          <w:tcPr>
            <w:tcW w:w="1362" w:type="dxa"/>
          </w:tcPr>
          <w:p w14:paraId="7636CEDF" w14:textId="77777777" w:rsidR="00BC06B1" w:rsidRPr="00DF1A22" w:rsidRDefault="00BC06B1" w:rsidP="00DF1A22">
            <w:pPr>
              <w:rPr>
                <w:sz w:val="22"/>
                <w:szCs w:val="22"/>
              </w:rPr>
            </w:pPr>
          </w:p>
        </w:tc>
        <w:tc>
          <w:tcPr>
            <w:tcW w:w="1546" w:type="dxa"/>
          </w:tcPr>
          <w:p w14:paraId="2FAB2CFC" w14:textId="77777777" w:rsidR="00BC06B1" w:rsidRPr="00DF1A22" w:rsidRDefault="00BC06B1" w:rsidP="00DF1A22">
            <w:pPr>
              <w:rPr>
                <w:sz w:val="22"/>
                <w:szCs w:val="22"/>
              </w:rPr>
            </w:pPr>
          </w:p>
        </w:tc>
        <w:tc>
          <w:tcPr>
            <w:tcW w:w="3237" w:type="dxa"/>
          </w:tcPr>
          <w:p w14:paraId="54E98FA5" w14:textId="77777777" w:rsidR="00BC06B1" w:rsidRPr="00DF1A22" w:rsidRDefault="00BC06B1" w:rsidP="00DF1A22">
            <w:pPr>
              <w:rPr>
                <w:sz w:val="22"/>
                <w:szCs w:val="22"/>
              </w:rPr>
            </w:pPr>
          </w:p>
        </w:tc>
      </w:tr>
      <w:tr w:rsidR="00BC06B1" w:rsidRPr="00DF1A22" w14:paraId="55F97F86" w14:textId="77777777" w:rsidTr="00024C5E">
        <w:tc>
          <w:tcPr>
            <w:tcW w:w="1795" w:type="dxa"/>
          </w:tcPr>
          <w:p w14:paraId="57974CD1" w14:textId="77777777" w:rsidR="00BC06B1" w:rsidRPr="00DF1A22" w:rsidRDefault="00BC06B1" w:rsidP="00DF1A22">
            <w:pPr>
              <w:rPr>
                <w:sz w:val="22"/>
                <w:szCs w:val="22"/>
              </w:rPr>
            </w:pPr>
            <w:r w:rsidRPr="00DF1A22">
              <w:rPr>
                <w:sz w:val="22"/>
                <w:szCs w:val="22"/>
              </w:rPr>
              <w:t>MODFLOW budget closure</w:t>
            </w:r>
          </w:p>
        </w:tc>
        <w:tc>
          <w:tcPr>
            <w:tcW w:w="1410" w:type="dxa"/>
          </w:tcPr>
          <w:p w14:paraId="626AD82C" w14:textId="77777777" w:rsidR="00BC06B1" w:rsidRPr="00DF1A22" w:rsidRDefault="00BC06B1" w:rsidP="00DF1A22">
            <w:pPr>
              <w:rPr>
                <w:sz w:val="22"/>
                <w:szCs w:val="22"/>
              </w:rPr>
            </w:pPr>
            <w:r w:rsidRPr="00DF1A22">
              <w:rPr>
                <w:sz w:val="22"/>
                <w:szCs w:val="22"/>
              </w:rPr>
              <w:t>0.1</w:t>
            </w:r>
          </w:p>
        </w:tc>
        <w:tc>
          <w:tcPr>
            <w:tcW w:w="1362" w:type="dxa"/>
          </w:tcPr>
          <w:p w14:paraId="37F3FF8E" w14:textId="77777777" w:rsidR="00BC06B1" w:rsidRPr="00DF1A22" w:rsidRDefault="00BC06B1" w:rsidP="00DF1A22">
            <w:pPr>
              <w:rPr>
                <w:sz w:val="22"/>
                <w:szCs w:val="22"/>
              </w:rPr>
            </w:pPr>
            <w:r w:rsidRPr="00DF1A22">
              <w:rPr>
                <w:sz w:val="22"/>
                <w:szCs w:val="22"/>
              </w:rPr>
              <w:t>% discrepancy</w:t>
            </w:r>
          </w:p>
        </w:tc>
        <w:tc>
          <w:tcPr>
            <w:tcW w:w="1546" w:type="dxa"/>
          </w:tcPr>
          <w:p w14:paraId="269FAFD2" w14:textId="77777777" w:rsidR="00BC06B1" w:rsidRPr="00DF1A22" w:rsidRDefault="00BC06B1" w:rsidP="00DF1A22">
            <w:pPr>
              <w:rPr>
                <w:sz w:val="22"/>
                <w:szCs w:val="22"/>
              </w:rPr>
            </w:pPr>
            <w:commentRangeStart w:id="673"/>
            <w:commentRangeStart w:id="674"/>
            <w:r w:rsidRPr="006A6767">
              <w:rPr>
                <w:sz w:val="22"/>
                <w:szCs w:val="22"/>
                <w:highlight w:val="green"/>
                <w:rPrChange w:id="675" w:author="Wolaver, Brad, OSE" w:date="2026-03-17T13:58:00Z" w16du:dateUtc="2026-03-17T19:58:00Z">
                  <w:rPr>
                    <w:sz w:val="22"/>
                    <w:szCs w:val="22"/>
                  </w:rPr>
                </w:rPrChange>
              </w:rPr>
              <w:t>Hard</w:t>
            </w:r>
            <w:commentRangeEnd w:id="673"/>
            <w:r w:rsidR="00DF3616" w:rsidRPr="00DF1A22">
              <w:rPr>
                <w:rStyle w:val="CommentReference"/>
                <w:sz w:val="22"/>
                <w:szCs w:val="22"/>
              </w:rPr>
              <w:commentReference w:id="673"/>
            </w:r>
            <w:commentRangeEnd w:id="674"/>
            <w:r w:rsidR="006A6767" w:rsidRPr="00DF1A22">
              <w:rPr>
                <w:rStyle w:val="CommentReference"/>
                <w:sz w:val="22"/>
                <w:szCs w:val="22"/>
              </w:rPr>
              <w:commentReference w:id="674"/>
            </w:r>
          </w:p>
        </w:tc>
        <w:tc>
          <w:tcPr>
            <w:tcW w:w="3237" w:type="dxa"/>
          </w:tcPr>
          <w:p w14:paraId="5728DED5" w14:textId="77777777" w:rsidR="00BC06B1" w:rsidRPr="00DF1A22" w:rsidRDefault="00BC06B1" w:rsidP="00DF1A22">
            <w:pPr>
              <w:rPr>
                <w:sz w:val="22"/>
                <w:szCs w:val="22"/>
              </w:rPr>
            </w:pPr>
            <w:r w:rsidRPr="00DF1A22">
              <w:rPr>
                <w:sz w:val="22"/>
                <w:szCs w:val="22"/>
              </w:rPr>
              <w:t>test_conservation.py</w:t>
            </w:r>
          </w:p>
        </w:tc>
      </w:tr>
      <w:tr w:rsidR="00BC06B1" w:rsidRPr="00DF1A22" w14:paraId="575B6AA5" w14:textId="77777777" w:rsidTr="00024C5E">
        <w:tc>
          <w:tcPr>
            <w:tcW w:w="1795" w:type="dxa"/>
          </w:tcPr>
          <w:p w14:paraId="5F9E11F7" w14:textId="77777777" w:rsidR="00BC06B1" w:rsidRPr="00DF1A22" w:rsidRDefault="00BC06B1" w:rsidP="00DF1A22">
            <w:pPr>
              <w:rPr>
                <w:sz w:val="22"/>
                <w:szCs w:val="22"/>
              </w:rPr>
            </w:pPr>
            <w:r w:rsidRPr="00DF1A22">
              <w:rPr>
                <w:sz w:val="22"/>
                <w:szCs w:val="22"/>
              </w:rPr>
              <w:t>Pumping conservation (input = applied)</w:t>
            </w:r>
          </w:p>
        </w:tc>
        <w:tc>
          <w:tcPr>
            <w:tcW w:w="1410" w:type="dxa"/>
          </w:tcPr>
          <w:p w14:paraId="4E242C36" w14:textId="77777777" w:rsidR="00BC06B1" w:rsidRPr="00DF1A22" w:rsidRDefault="00BC06B1" w:rsidP="00DF1A22">
            <w:pPr>
              <w:rPr>
                <w:sz w:val="22"/>
                <w:szCs w:val="22"/>
              </w:rPr>
            </w:pPr>
            <w:r w:rsidRPr="00DF1A22">
              <w:rPr>
                <w:sz w:val="22"/>
                <w:szCs w:val="22"/>
              </w:rPr>
              <w:t>0.1</w:t>
            </w:r>
          </w:p>
        </w:tc>
        <w:tc>
          <w:tcPr>
            <w:tcW w:w="1362" w:type="dxa"/>
          </w:tcPr>
          <w:p w14:paraId="5CC0FAA4" w14:textId="77777777" w:rsidR="00BC06B1" w:rsidRPr="00DF1A22" w:rsidRDefault="00BC06B1" w:rsidP="00DF1A22">
            <w:pPr>
              <w:rPr>
                <w:sz w:val="22"/>
                <w:szCs w:val="22"/>
              </w:rPr>
            </w:pPr>
            <w:r w:rsidRPr="00DF1A22">
              <w:rPr>
                <w:sz w:val="22"/>
                <w:szCs w:val="22"/>
              </w:rPr>
              <w:t>% relative</w:t>
            </w:r>
          </w:p>
        </w:tc>
        <w:tc>
          <w:tcPr>
            <w:tcW w:w="1546" w:type="dxa"/>
          </w:tcPr>
          <w:p w14:paraId="725C5C69" w14:textId="77777777" w:rsidR="00BC06B1" w:rsidRPr="00DF1A22" w:rsidRDefault="00BC06B1" w:rsidP="00DF1A22">
            <w:pPr>
              <w:rPr>
                <w:sz w:val="22"/>
                <w:szCs w:val="22"/>
              </w:rPr>
            </w:pPr>
            <w:r w:rsidRPr="00DF1A22">
              <w:rPr>
                <w:sz w:val="22"/>
                <w:szCs w:val="22"/>
              </w:rPr>
              <w:t>Hard</w:t>
            </w:r>
          </w:p>
        </w:tc>
        <w:tc>
          <w:tcPr>
            <w:tcW w:w="3237" w:type="dxa"/>
          </w:tcPr>
          <w:p w14:paraId="5C522B7E" w14:textId="77777777" w:rsidR="00BC06B1" w:rsidRPr="00DF1A22" w:rsidRDefault="00BC06B1" w:rsidP="00DF1A22">
            <w:pPr>
              <w:rPr>
                <w:sz w:val="22"/>
                <w:szCs w:val="22"/>
              </w:rPr>
            </w:pPr>
            <w:r w:rsidRPr="00DF1A22">
              <w:rPr>
                <w:sz w:val="22"/>
                <w:szCs w:val="22"/>
              </w:rPr>
              <w:t>test_conservation.py</w:t>
            </w:r>
          </w:p>
        </w:tc>
      </w:tr>
      <w:tr w:rsidR="00BC06B1" w:rsidRPr="00DF1A22" w14:paraId="004812A3" w14:textId="77777777" w:rsidTr="00024C5E">
        <w:tc>
          <w:tcPr>
            <w:tcW w:w="1795" w:type="dxa"/>
          </w:tcPr>
          <w:p w14:paraId="69172F07" w14:textId="77777777" w:rsidR="00BC06B1" w:rsidRPr="006A6767" w:rsidRDefault="00BC06B1" w:rsidP="00DF1A22">
            <w:pPr>
              <w:rPr>
                <w:sz w:val="22"/>
                <w:szCs w:val="22"/>
                <w:highlight w:val="green"/>
                <w:rPrChange w:id="676" w:author="Wolaver, Brad, OSE" w:date="2026-03-17T13:58:00Z" w16du:dateUtc="2026-03-17T19:58:00Z">
                  <w:rPr>
                    <w:sz w:val="22"/>
                    <w:szCs w:val="22"/>
                  </w:rPr>
                </w:rPrChange>
              </w:rPr>
            </w:pPr>
            <w:r w:rsidRPr="006A6767">
              <w:rPr>
                <w:sz w:val="22"/>
                <w:szCs w:val="22"/>
                <w:highlight w:val="green"/>
                <w:rPrChange w:id="677" w:author="Wolaver, Brad, OSE" w:date="2026-03-17T13:58:00Z" w16du:dateUtc="2026-03-17T19:58:00Z">
                  <w:rPr>
                    <w:sz w:val="22"/>
                    <w:szCs w:val="22"/>
                  </w:rPr>
                </w:rPrChange>
              </w:rPr>
              <w:t>Depletion cannot exceed pumping</w:t>
            </w:r>
          </w:p>
        </w:tc>
        <w:tc>
          <w:tcPr>
            <w:tcW w:w="1410" w:type="dxa"/>
          </w:tcPr>
          <w:p w14:paraId="39741FBF" w14:textId="77777777" w:rsidR="00BC06B1" w:rsidRPr="006A6767" w:rsidRDefault="00BC06B1" w:rsidP="00DF1A22">
            <w:pPr>
              <w:rPr>
                <w:sz w:val="22"/>
                <w:szCs w:val="22"/>
                <w:highlight w:val="green"/>
                <w:rPrChange w:id="678" w:author="Wolaver, Brad, OSE" w:date="2026-03-17T13:58:00Z" w16du:dateUtc="2026-03-17T19:58:00Z">
                  <w:rPr>
                    <w:sz w:val="22"/>
                    <w:szCs w:val="22"/>
                  </w:rPr>
                </w:rPrChange>
              </w:rPr>
            </w:pPr>
            <w:r w:rsidRPr="006A6767">
              <w:rPr>
                <w:sz w:val="22"/>
                <w:szCs w:val="22"/>
                <w:highlight w:val="green"/>
                <w:rPrChange w:id="679" w:author="Wolaver, Brad, OSE" w:date="2026-03-17T13:58:00Z" w16du:dateUtc="2026-03-17T19:58:00Z">
                  <w:rPr>
                    <w:sz w:val="22"/>
                    <w:szCs w:val="22"/>
                  </w:rPr>
                </w:rPrChange>
              </w:rPr>
              <w:t>0.001</w:t>
            </w:r>
          </w:p>
        </w:tc>
        <w:tc>
          <w:tcPr>
            <w:tcW w:w="1362" w:type="dxa"/>
          </w:tcPr>
          <w:p w14:paraId="36F2B40F" w14:textId="77777777" w:rsidR="00BC06B1" w:rsidRPr="006A6767" w:rsidRDefault="00BC06B1" w:rsidP="00DF1A22">
            <w:pPr>
              <w:rPr>
                <w:sz w:val="22"/>
                <w:szCs w:val="22"/>
                <w:highlight w:val="green"/>
                <w:rPrChange w:id="680" w:author="Wolaver, Brad, OSE" w:date="2026-03-17T13:58:00Z" w16du:dateUtc="2026-03-17T19:58:00Z">
                  <w:rPr>
                    <w:sz w:val="22"/>
                    <w:szCs w:val="22"/>
                  </w:rPr>
                </w:rPrChange>
              </w:rPr>
            </w:pPr>
            <w:r w:rsidRPr="006A6767">
              <w:rPr>
                <w:sz w:val="22"/>
                <w:szCs w:val="22"/>
                <w:highlight w:val="green"/>
                <w:rPrChange w:id="681" w:author="Wolaver, Brad, OSE" w:date="2026-03-17T13:58:00Z" w16du:dateUtc="2026-03-17T19:58:00Z">
                  <w:rPr>
                    <w:sz w:val="22"/>
                    <w:szCs w:val="22"/>
                  </w:rPr>
                </w:rPrChange>
              </w:rPr>
              <w:t>ratio overshoot</w:t>
            </w:r>
          </w:p>
        </w:tc>
        <w:tc>
          <w:tcPr>
            <w:tcW w:w="1546" w:type="dxa"/>
          </w:tcPr>
          <w:p w14:paraId="17F27CD7" w14:textId="77777777" w:rsidR="00BC06B1" w:rsidRPr="006A6767" w:rsidRDefault="00BC06B1" w:rsidP="00DF1A22">
            <w:pPr>
              <w:rPr>
                <w:sz w:val="22"/>
                <w:szCs w:val="22"/>
                <w:highlight w:val="green"/>
                <w:rPrChange w:id="682" w:author="Wolaver, Brad, OSE" w:date="2026-03-17T13:58:00Z" w16du:dateUtc="2026-03-17T19:58:00Z">
                  <w:rPr>
                    <w:sz w:val="22"/>
                    <w:szCs w:val="22"/>
                  </w:rPr>
                </w:rPrChange>
              </w:rPr>
            </w:pPr>
            <w:commentRangeStart w:id="683"/>
            <w:commentRangeStart w:id="684"/>
            <w:r w:rsidRPr="006A6767">
              <w:rPr>
                <w:sz w:val="22"/>
                <w:szCs w:val="22"/>
                <w:highlight w:val="green"/>
                <w:rPrChange w:id="685" w:author="Wolaver, Brad, OSE" w:date="2026-03-17T13:58:00Z" w16du:dateUtc="2026-03-17T19:58:00Z">
                  <w:rPr>
                    <w:sz w:val="22"/>
                    <w:szCs w:val="22"/>
                  </w:rPr>
                </w:rPrChange>
              </w:rPr>
              <w:t>Hard</w:t>
            </w:r>
            <w:commentRangeEnd w:id="683"/>
            <w:r w:rsidR="00DF3616" w:rsidRPr="006A6767">
              <w:rPr>
                <w:rStyle w:val="CommentReference"/>
                <w:sz w:val="22"/>
                <w:szCs w:val="22"/>
                <w:highlight w:val="green"/>
                <w:rPrChange w:id="686" w:author="Wolaver, Brad, OSE" w:date="2026-03-17T13:58:00Z" w16du:dateUtc="2026-03-17T19:58:00Z">
                  <w:rPr>
                    <w:rStyle w:val="CommentReference"/>
                    <w:sz w:val="22"/>
                    <w:szCs w:val="22"/>
                  </w:rPr>
                </w:rPrChange>
              </w:rPr>
              <w:commentReference w:id="683"/>
            </w:r>
            <w:commentRangeEnd w:id="684"/>
            <w:r w:rsidR="006E5729" w:rsidRPr="006A6767">
              <w:rPr>
                <w:rStyle w:val="CommentReference"/>
                <w:sz w:val="22"/>
                <w:szCs w:val="22"/>
                <w:highlight w:val="green"/>
                <w:rPrChange w:id="687" w:author="Wolaver, Brad, OSE" w:date="2026-03-17T13:58:00Z" w16du:dateUtc="2026-03-17T19:58:00Z">
                  <w:rPr>
                    <w:rStyle w:val="CommentReference"/>
                    <w:sz w:val="22"/>
                    <w:szCs w:val="22"/>
                  </w:rPr>
                </w:rPrChange>
              </w:rPr>
              <w:commentReference w:id="684"/>
            </w:r>
          </w:p>
        </w:tc>
        <w:tc>
          <w:tcPr>
            <w:tcW w:w="3237" w:type="dxa"/>
          </w:tcPr>
          <w:p w14:paraId="4CAC1255" w14:textId="77777777" w:rsidR="00BC06B1" w:rsidRPr="006A6767" w:rsidRDefault="00BC06B1" w:rsidP="00DF1A22">
            <w:pPr>
              <w:rPr>
                <w:sz w:val="22"/>
                <w:szCs w:val="22"/>
                <w:highlight w:val="green"/>
                <w:rPrChange w:id="688" w:author="Wolaver, Brad, OSE" w:date="2026-03-17T13:58:00Z" w16du:dateUtc="2026-03-17T19:58:00Z">
                  <w:rPr>
                    <w:sz w:val="22"/>
                    <w:szCs w:val="22"/>
                  </w:rPr>
                </w:rPrChange>
              </w:rPr>
            </w:pPr>
            <w:r w:rsidRPr="006A6767">
              <w:rPr>
                <w:sz w:val="22"/>
                <w:szCs w:val="22"/>
                <w:highlight w:val="green"/>
                <w:rPrChange w:id="689" w:author="Wolaver, Brad, OSE" w:date="2026-03-17T13:58:00Z" w16du:dateUtc="2026-03-17T19:58:00Z">
                  <w:rPr>
                    <w:sz w:val="22"/>
                    <w:szCs w:val="22"/>
                  </w:rPr>
                </w:rPrChange>
              </w:rPr>
              <w:t>test_conservation.py</w:t>
            </w:r>
          </w:p>
        </w:tc>
      </w:tr>
      <w:tr w:rsidR="00BC06B1" w:rsidRPr="00DF1A22" w14:paraId="030AC41D" w14:textId="77777777" w:rsidTr="00024C5E">
        <w:tc>
          <w:tcPr>
            <w:tcW w:w="1795" w:type="dxa"/>
          </w:tcPr>
          <w:p w14:paraId="67FF9CD4" w14:textId="77777777" w:rsidR="00BC06B1" w:rsidRPr="00DF1A22" w:rsidRDefault="00BC06B1" w:rsidP="00DF1A22">
            <w:pPr>
              <w:rPr>
                <w:sz w:val="22"/>
                <w:szCs w:val="22"/>
              </w:rPr>
            </w:pPr>
            <w:r w:rsidRPr="00DF1A22">
              <w:rPr>
                <w:sz w:val="22"/>
                <w:szCs w:val="22"/>
              </w:rPr>
              <w:t>Table sum integrity</w:t>
            </w:r>
          </w:p>
        </w:tc>
        <w:tc>
          <w:tcPr>
            <w:tcW w:w="1410" w:type="dxa"/>
          </w:tcPr>
          <w:p w14:paraId="543051E6" w14:textId="77777777" w:rsidR="00BC06B1" w:rsidRPr="00DF1A22" w:rsidRDefault="00BC06B1" w:rsidP="00DF1A22">
            <w:pPr>
              <w:rPr>
                <w:sz w:val="22"/>
                <w:szCs w:val="22"/>
              </w:rPr>
            </w:pPr>
            <w:r w:rsidRPr="00DF1A22">
              <w:rPr>
                <w:sz w:val="22"/>
                <w:szCs w:val="22"/>
              </w:rPr>
              <w:t>0.01</w:t>
            </w:r>
          </w:p>
        </w:tc>
        <w:tc>
          <w:tcPr>
            <w:tcW w:w="1362" w:type="dxa"/>
          </w:tcPr>
          <w:p w14:paraId="5CC2C775" w14:textId="12BC9585" w:rsidR="00BC06B1" w:rsidRPr="00DF1A22" w:rsidRDefault="000A4428" w:rsidP="00DF1A22">
            <w:pPr>
              <w:rPr>
                <w:sz w:val="22"/>
                <w:szCs w:val="22"/>
              </w:rPr>
            </w:pPr>
            <w:r>
              <w:rPr>
                <w:sz w:val="22"/>
                <w:szCs w:val="22"/>
              </w:rPr>
              <w:t>ac-ft</w:t>
            </w:r>
          </w:p>
        </w:tc>
        <w:tc>
          <w:tcPr>
            <w:tcW w:w="1546" w:type="dxa"/>
          </w:tcPr>
          <w:p w14:paraId="376ACAB7" w14:textId="77777777" w:rsidR="00BC06B1" w:rsidRPr="00DF1A22" w:rsidRDefault="00BC06B1" w:rsidP="00DF1A22">
            <w:pPr>
              <w:rPr>
                <w:sz w:val="22"/>
                <w:szCs w:val="22"/>
              </w:rPr>
            </w:pPr>
            <w:r w:rsidRPr="00DF1A22">
              <w:rPr>
                <w:sz w:val="22"/>
                <w:szCs w:val="22"/>
              </w:rPr>
              <w:t>Hard</w:t>
            </w:r>
          </w:p>
        </w:tc>
        <w:tc>
          <w:tcPr>
            <w:tcW w:w="3237" w:type="dxa"/>
          </w:tcPr>
          <w:p w14:paraId="16EFA7F3" w14:textId="77777777" w:rsidR="00BC06B1" w:rsidRPr="00DF1A22" w:rsidRDefault="00BC06B1" w:rsidP="00DF1A22">
            <w:pPr>
              <w:rPr>
                <w:sz w:val="22"/>
                <w:szCs w:val="22"/>
              </w:rPr>
            </w:pPr>
            <w:r w:rsidRPr="00DF1A22">
              <w:rPr>
                <w:sz w:val="22"/>
                <w:szCs w:val="22"/>
              </w:rPr>
              <w:t>test_conservation.py</w:t>
            </w:r>
          </w:p>
        </w:tc>
      </w:tr>
      <w:tr w:rsidR="00BC06B1" w:rsidRPr="00DF1A22" w14:paraId="78C017D7" w14:textId="77777777" w:rsidTr="00024C5E">
        <w:tc>
          <w:tcPr>
            <w:tcW w:w="1795" w:type="dxa"/>
          </w:tcPr>
          <w:p w14:paraId="4F122DCD" w14:textId="77777777" w:rsidR="00BC06B1" w:rsidRPr="00DF1A22" w:rsidRDefault="00BC06B1" w:rsidP="00DF1A22">
            <w:pPr>
              <w:rPr>
                <w:sz w:val="22"/>
                <w:szCs w:val="22"/>
              </w:rPr>
            </w:pPr>
            <w:r w:rsidRPr="00DF1A22">
              <w:rPr>
                <w:sz w:val="22"/>
                <w:szCs w:val="22"/>
              </w:rPr>
              <w:t>Cross-model historical agreement</w:t>
            </w:r>
          </w:p>
        </w:tc>
        <w:tc>
          <w:tcPr>
            <w:tcW w:w="1410" w:type="dxa"/>
          </w:tcPr>
          <w:p w14:paraId="07740432" w14:textId="77777777" w:rsidR="00BC06B1" w:rsidRPr="00DF1A22" w:rsidRDefault="00BC06B1" w:rsidP="00DF1A22">
            <w:pPr>
              <w:rPr>
                <w:sz w:val="22"/>
                <w:szCs w:val="22"/>
              </w:rPr>
            </w:pPr>
            <w:r w:rsidRPr="00DF1A22">
              <w:rPr>
                <w:sz w:val="22"/>
                <w:szCs w:val="22"/>
              </w:rPr>
              <w:t>0.001</w:t>
            </w:r>
          </w:p>
        </w:tc>
        <w:tc>
          <w:tcPr>
            <w:tcW w:w="1362" w:type="dxa"/>
          </w:tcPr>
          <w:p w14:paraId="08D199CE" w14:textId="68F237EF" w:rsidR="00BC06B1" w:rsidRPr="00DF1A22" w:rsidRDefault="000A4428" w:rsidP="00DF1A22">
            <w:pPr>
              <w:rPr>
                <w:sz w:val="22"/>
                <w:szCs w:val="22"/>
              </w:rPr>
            </w:pPr>
            <w:r>
              <w:rPr>
                <w:sz w:val="22"/>
                <w:szCs w:val="22"/>
              </w:rPr>
              <w:t>ac-ft</w:t>
            </w:r>
          </w:p>
        </w:tc>
        <w:tc>
          <w:tcPr>
            <w:tcW w:w="1546" w:type="dxa"/>
          </w:tcPr>
          <w:p w14:paraId="6C062AAE" w14:textId="77777777" w:rsidR="00BC06B1" w:rsidRPr="00DF1A22" w:rsidRDefault="00BC06B1" w:rsidP="00DF1A22">
            <w:pPr>
              <w:rPr>
                <w:sz w:val="22"/>
                <w:szCs w:val="22"/>
              </w:rPr>
            </w:pPr>
            <w:r w:rsidRPr="00DF1A22">
              <w:rPr>
                <w:sz w:val="22"/>
                <w:szCs w:val="22"/>
              </w:rPr>
              <w:t>Hard</w:t>
            </w:r>
          </w:p>
        </w:tc>
        <w:tc>
          <w:tcPr>
            <w:tcW w:w="3237" w:type="dxa"/>
          </w:tcPr>
          <w:p w14:paraId="43A053EA" w14:textId="77777777" w:rsidR="00BC06B1" w:rsidRPr="00DF1A22" w:rsidRDefault="00BC06B1" w:rsidP="00DF1A22">
            <w:pPr>
              <w:rPr>
                <w:sz w:val="22"/>
                <w:szCs w:val="22"/>
              </w:rPr>
            </w:pPr>
            <w:r w:rsidRPr="00DF1A22">
              <w:rPr>
                <w:sz w:val="22"/>
                <w:szCs w:val="22"/>
              </w:rPr>
              <w:t>verify_depletion.py</w:t>
            </w:r>
          </w:p>
        </w:tc>
      </w:tr>
      <w:tr w:rsidR="00BC06B1" w:rsidRPr="00DF1A22" w14:paraId="2C228BA0" w14:textId="77777777" w:rsidTr="00024C5E">
        <w:tc>
          <w:tcPr>
            <w:tcW w:w="1795" w:type="dxa"/>
          </w:tcPr>
          <w:p w14:paraId="7C5F7928" w14:textId="77777777" w:rsidR="00BC06B1" w:rsidRPr="00DF1A22" w:rsidRDefault="00BC06B1" w:rsidP="00DF1A22">
            <w:pPr>
              <w:rPr>
                <w:sz w:val="22"/>
                <w:szCs w:val="22"/>
              </w:rPr>
            </w:pPr>
            <w:r w:rsidRPr="00DF1A22">
              <w:rPr>
                <w:sz w:val="22"/>
                <w:szCs w:val="22"/>
              </w:rPr>
              <w:t>Cumulative depletion monotonicity</w:t>
            </w:r>
          </w:p>
        </w:tc>
        <w:tc>
          <w:tcPr>
            <w:tcW w:w="1410" w:type="dxa"/>
          </w:tcPr>
          <w:p w14:paraId="75B7DCA7" w14:textId="77777777" w:rsidR="00BC06B1" w:rsidRPr="00DF1A22" w:rsidRDefault="00BC06B1" w:rsidP="00DF1A22">
            <w:pPr>
              <w:rPr>
                <w:sz w:val="22"/>
                <w:szCs w:val="22"/>
              </w:rPr>
            </w:pPr>
            <w:r w:rsidRPr="00DF1A22">
              <w:rPr>
                <w:sz w:val="22"/>
                <w:szCs w:val="22"/>
              </w:rPr>
              <w:t>0.01</w:t>
            </w:r>
          </w:p>
        </w:tc>
        <w:tc>
          <w:tcPr>
            <w:tcW w:w="1362" w:type="dxa"/>
          </w:tcPr>
          <w:p w14:paraId="2998ECE1" w14:textId="793F60C0" w:rsidR="00BC06B1" w:rsidRPr="00DF1A22" w:rsidRDefault="000A4428" w:rsidP="00DF1A22">
            <w:pPr>
              <w:rPr>
                <w:sz w:val="22"/>
                <w:szCs w:val="22"/>
              </w:rPr>
            </w:pPr>
            <w:r>
              <w:rPr>
                <w:sz w:val="22"/>
                <w:szCs w:val="22"/>
              </w:rPr>
              <w:t>ac-ft</w:t>
            </w:r>
          </w:p>
        </w:tc>
        <w:tc>
          <w:tcPr>
            <w:tcW w:w="1546" w:type="dxa"/>
          </w:tcPr>
          <w:p w14:paraId="6AC4311A" w14:textId="77777777" w:rsidR="00BC06B1" w:rsidRPr="00DF1A22" w:rsidRDefault="00BC06B1" w:rsidP="00DF1A22">
            <w:pPr>
              <w:rPr>
                <w:sz w:val="22"/>
                <w:szCs w:val="22"/>
              </w:rPr>
            </w:pPr>
            <w:r w:rsidRPr="00DF1A22">
              <w:rPr>
                <w:sz w:val="22"/>
                <w:szCs w:val="22"/>
              </w:rPr>
              <w:t>Hard</w:t>
            </w:r>
          </w:p>
        </w:tc>
        <w:tc>
          <w:tcPr>
            <w:tcW w:w="3237" w:type="dxa"/>
          </w:tcPr>
          <w:p w14:paraId="039CA996" w14:textId="77777777" w:rsidR="00BC06B1" w:rsidRPr="00DF1A22" w:rsidRDefault="00BC06B1" w:rsidP="00DF1A22">
            <w:pPr>
              <w:rPr>
                <w:sz w:val="22"/>
                <w:szCs w:val="22"/>
              </w:rPr>
            </w:pPr>
            <w:r w:rsidRPr="00DF1A22">
              <w:rPr>
                <w:sz w:val="22"/>
                <w:szCs w:val="22"/>
              </w:rPr>
              <w:t>ballpark_check.py</w:t>
            </w:r>
          </w:p>
        </w:tc>
      </w:tr>
      <w:tr w:rsidR="00BC06B1" w:rsidRPr="00DF1A22" w14:paraId="6F835353" w14:textId="77777777" w:rsidTr="00024C5E">
        <w:tc>
          <w:tcPr>
            <w:tcW w:w="1795" w:type="dxa"/>
          </w:tcPr>
          <w:p w14:paraId="44535271" w14:textId="77777777" w:rsidR="00BC06B1" w:rsidRPr="00DF1A22" w:rsidRDefault="00BC06B1" w:rsidP="00DF1A22">
            <w:pPr>
              <w:rPr>
                <w:sz w:val="22"/>
                <w:szCs w:val="22"/>
              </w:rPr>
            </w:pPr>
            <w:r w:rsidRPr="00DF1A22">
              <w:rPr>
                <w:sz w:val="22"/>
                <w:szCs w:val="22"/>
              </w:rPr>
              <w:t>GHB cells within extraction rectangle</w:t>
            </w:r>
          </w:p>
        </w:tc>
        <w:tc>
          <w:tcPr>
            <w:tcW w:w="1410" w:type="dxa"/>
          </w:tcPr>
          <w:p w14:paraId="4B8E804F" w14:textId="77777777" w:rsidR="00BC06B1" w:rsidRPr="00DF1A22" w:rsidRDefault="00BC06B1" w:rsidP="00DF1A22">
            <w:pPr>
              <w:rPr>
                <w:sz w:val="22"/>
                <w:szCs w:val="22"/>
              </w:rPr>
            </w:pPr>
            <w:r w:rsidRPr="00DF1A22">
              <w:rPr>
                <w:sz w:val="22"/>
                <w:szCs w:val="22"/>
              </w:rPr>
              <w:t>exact</w:t>
            </w:r>
          </w:p>
        </w:tc>
        <w:tc>
          <w:tcPr>
            <w:tcW w:w="1362" w:type="dxa"/>
          </w:tcPr>
          <w:p w14:paraId="34DD2693" w14:textId="77777777" w:rsidR="00BC06B1" w:rsidRPr="00DF1A22" w:rsidRDefault="00BC06B1" w:rsidP="00DF1A22">
            <w:pPr>
              <w:rPr>
                <w:sz w:val="22"/>
                <w:szCs w:val="22"/>
              </w:rPr>
            </w:pPr>
            <w:r w:rsidRPr="00DF1A22">
              <w:rPr>
                <w:sz w:val="22"/>
                <w:szCs w:val="22"/>
              </w:rPr>
              <w:t>cell coordinates</w:t>
            </w:r>
          </w:p>
        </w:tc>
        <w:tc>
          <w:tcPr>
            <w:tcW w:w="1546" w:type="dxa"/>
          </w:tcPr>
          <w:p w14:paraId="231DA102" w14:textId="77777777" w:rsidR="00BC06B1" w:rsidRPr="00DF1A22" w:rsidRDefault="00BC06B1" w:rsidP="00DF1A22">
            <w:pPr>
              <w:rPr>
                <w:sz w:val="22"/>
                <w:szCs w:val="22"/>
              </w:rPr>
            </w:pPr>
            <w:r w:rsidRPr="00DF1A22">
              <w:rPr>
                <w:sz w:val="22"/>
                <w:szCs w:val="22"/>
              </w:rPr>
              <w:t>Hard</w:t>
            </w:r>
          </w:p>
        </w:tc>
        <w:tc>
          <w:tcPr>
            <w:tcW w:w="3237" w:type="dxa"/>
          </w:tcPr>
          <w:p w14:paraId="42B687C4" w14:textId="77777777" w:rsidR="00BC06B1" w:rsidRPr="00DF1A22" w:rsidRDefault="00BC06B1" w:rsidP="00DF1A22">
            <w:pPr>
              <w:rPr>
                <w:sz w:val="22"/>
                <w:szCs w:val="22"/>
              </w:rPr>
            </w:pPr>
            <w:r w:rsidRPr="00DF1A22">
              <w:rPr>
                <w:sz w:val="22"/>
                <w:szCs w:val="22"/>
              </w:rPr>
              <w:t>step4_generate_depletion_tables.py</w:t>
            </w:r>
          </w:p>
        </w:tc>
      </w:tr>
      <w:tr w:rsidR="00BC06B1" w:rsidRPr="00DF1A22" w14:paraId="766F6B90" w14:textId="77777777" w:rsidTr="00024C5E">
        <w:tc>
          <w:tcPr>
            <w:tcW w:w="1795" w:type="dxa"/>
          </w:tcPr>
          <w:p w14:paraId="1C20914A" w14:textId="77777777" w:rsidR="00BC06B1" w:rsidRPr="00DF1A22" w:rsidRDefault="00BC06B1" w:rsidP="00DF1A22">
            <w:pPr>
              <w:rPr>
                <w:sz w:val="22"/>
                <w:szCs w:val="22"/>
              </w:rPr>
            </w:pPr>
            <w:r w:rsidRPr="00DF1A22">
              <w:rPr>
                <w:sz w:val="22"/>
                <w:szCs w:val="22"/>
              </w:rPr>
              <w:t>Spreadsheet cross-check formulas</w:t>
            </w:r>
          </w:p>
        </w:tc>
        <w:tc>
          <w:tcPr>
            <w:tcW w:w="1410" w:type="dxa"/>
          </w:tcPr>
          <w:p w14:paraId="28727A5C" w14:textId="77777777" w:rsidR="00BC06B1" w:rsidRPr="00DF1A22" w:rsidRDefault="00BC06B1" w:rsidP="00DF1A22">
            <w:pPr>
              <w:rPr>
                <w:sz w:val="22"/>
                <w:szCs w:val="22"/>
              </w:rPr>
            </w:pPr>
            <w:r w:rsidRPr="00DF1A22">
              <w:rPr>
                <w:sz w:val="22"/>
                <w:szCs w:val="22"/>
              </w:rPr>
              <w:t>0.000000</w:t>
            </w:r>
          </w:p>
        </w:tc>
        <w:tc>
          <w:tcPr>
            <w:tcW w:w="1362" w:type="dxa"/>
          </w:tcPr>
          <w:p w14:paraId="4ACCD0EC" w14:textId="77777777" w:rsidR="00BC06B1" w:rsidRPr="00DF1A22" w:rsidRDefault="00BC06B1" w:rsidP="00DF1A22">
            <w:pPr>
              <w:rPr>
                <w:sz w:val="22"/>
                <w:szCs w:val="22"/>
              </w:rPr>
            </w:pPr>
            <w:r w:rsidRPr="00DF1A22">
              <w:rPr>
                <w:sz w:val="22"/>
                <w:szCs w:val="22"/>
              </w:rPr>
              <w:t>various</w:t>
            </w:r>
          </w:p>
        </w:tc>
        <w:tc>
          <w:tcPr>
            <w:tcW w:w="1546" w:type="dxa"/>
          </w:tcPr>
          <w:p w14:paraId="2E77BBBC" w14:textId="77777777" w:rsidR="00BC06B1" w:rsidRPr="00DF1A22" w:rsidRDefault="00BC06B1" w:rsidP="00DF1A22">
            <w:pPr>
              <w:rPr>
                <w:sz w:val="22"/>
                <w:szCs w:val="22"/>
              </w:rPr>
            </w:pPr>
            <w:r w:rsidRPr="00DF1A22">
              <w:rPr>
                <w:sz w:val="22"/>
                <w:szCs w:val="22"/>
              </w:rPr>
              <w:t>Informational</w:t>
            </w:r>
          </w:p>
        </w:tc>
        <w:tc>
          <w:tcPr>
            <w:tcW w:w="3237" w:type="dxa"/>
          </w:tcPr>
          <w:p w14:paraId="4269F882" w14:textId="77777777" w:rsidR="00BC06B1" w:rsidRPr="00DF1A22" w:rsidRDefault="00BC06B1" w:rsidP="00DF1A22">
            <w:pPr>
              <w:rPr>
                <w:sz w:val="22"/>
                <w:szCs w:val="22"/>
              </w:rPr>
            </w:pPr>
            <w:r w:rsidRPr="00DF1A22">
              <w:rPr>
                <w:sz w:val="22"/>
                <w:szCs w:val="22"/>
              </w:rPr>
              <w:t>Tables 4 and 5 (Excel)</w:t>
            </w:r>
          </w:p>
        </w:tc>
      </w:tr>
      <w:tr w:rsidR="00BC06B1" w:rsidRPr="00DF1A22" w14:paraId="6ACA2A8D" w14:textId="77777777" w:rsidTr="00024C5E">
        <w:tc>
          <w:tcPr>
            <w:tcW w:w="1795" w:type="dxa"/>
          </w:tcPr>
          <w:p w14:paraId="2B7E7970" w14:textId="3EB0912A" w:rsidR="00BC06B1" w:rsidRPr="00DF1A22" w:rsidRDefault="00BC06B1" w:rsidP="00DF1A22">
            <w:pPr>
              <w:rPr>
                <w:sz w:val="22"/>
                <w:szCs w:val="22"/>
              </w:rPr>
            </w:pPr>
            <w:r w:rsidRPr="00DF1A22">
              <w:rPr>
                <w:b/>
                <w:sz w:val="22"/>
                <w:szCs w:val="22"/>
              </w:rPr>
              <w:t>Validation</w:t>
            </w:r>
            <w:r w:rsidR="00DF1A22">
              <w:rPr>
                <w:b/>
                <w:sz w:val="22"/>
                <w:szCs w:val="22"/>
              </w:rPr>
              <w:t>:</w:t>
            </w:r>
            <w:r w:rsidRPr="00DF1A22">
              <w:rPr>
                <w:b/>
                <w:sz w:val="22"/>
                <w:szCs w:val="22"/>
              </w:rPr>
              <w:t xml:space="preserve"> Regression</w:t>
            </w:r>
          </w:p>
        </w:tc>
        <w:tc>
          <w:tcPr>
            <w:tcW w:w="1410" w:type="dxa"/>
          </w:tcPr>
          <w:p w14:paraId="2E05768F" w14:textId="77777777" w:rsidR="00BC06B1" w:rsidRPr="00DF1A22" w:rsidRDefault="00BC06B1" w:rsidP="00DF1A22">
            <w:pPr>
              <w:rPr>
                <w:sz w:val="22"/>
                <w:szCs w:val="22"/>
              </w:rPr>
            </w:pPr>
          </w:p>
        </w:tc>
        <w:tc>
          <w:tcPr>
            <w:tcW w:w="1362" w:type="dxa"/>
          </w:tcPr>
          <w:p w14:paraId="22A2209F" w14:textId="77777777" w:rsidR="00BC06B1" w:rsidRPr="00DF1A22" w:rsidRDefault="00BC06B1" w:rsidP="00DF1A22">
            <w:pPr>
              <w:rPr>
                <w:sz w:val="22"/>
                <w:szCs w:val="22"/>
              </w:rPr>
            </w:pPr>
          </w:p>
        </w:tc>
        <w:tc>
          <w:tcPr>
            <w:tcW w:w="1546" w:type="dxa"/>
          </w:tcPr>
          <w:p w14:paraId="40CA30FA" w14:textId="77777777" w:rsidR="00BC06B1" w:rsidRPr="00DF1A22" w:rsidRDefault="00BC06B1" w:rsidP="00DF1A22">
            <w:pPr>
              <w:rPr>
                <w:sz w:val="22"/>
                <w:szCs w:val="22"/>
              </w:rPr>
            </w:pPr>
          </w:p>
        </w:tc>
        <w:tc>
          <w:tcPr>
            <w:tcW w:w="3237" w:type="dxa"/>
          </w:tcPr>
          <w:p w14:paraId="27C5D005" w14:textId="77777777" w:rsidR="00BC06B1" w:rsidRPr="00DF1A22" w:rsidRDefault="00BC06B1" w:rsidP="00DF1A22">
            <w:pPr>
              <w:rPr>
                <w:sz w:val="22"/>
                <w:szCs w:val="22"/>
              </w:rPr>
            </w:pPr>
          </w:p>
        </w:tc>
      </w:tr>
      <w:tr w:rsidR="00BC06B1" w:rsidRPr="00DF1A22" w14:paraId="0E791E07" w14:textId="77777777" w:rsidTr="00024C5E">
        <w:tc>
          <w:tcPr>
            <w:tcW w:w="1795" w:type="dxa"/>
          </w:tcPr>
          <w:p w14:paraId="68CF6226" w14:textId="77777777" w:rsidR="00BC06B1" w:rsidRPr="00DF1A22" w:rsidRDefault="00BC06B1" w:rsidP="00DF1A22">
            <w:pPr>
              <w:rPr>
                <w:sz w:val="22"/>
                <w:szCs w:val="22"/>
              </w:rPr>
            </w:pPr>
            <w:r w:rsidRPr="00DF1A22">
              <w:rPr>
                <w:sz w:val="22"/>
                <w:szCs w:val="22"/>
              </w:rPr>
              <w:t>Table 1 (annual pumping)</w:t>
            </w:r>
          </w:p>
        </w:tc>
        <w:tc>
          <w:tcPr>
            <w:tcW w:w="1410" w:type="dxa"/>
          </w:tcPr>
          <w:p w14:paraId="76F5409D" w14:textId="493E5363" w:rsidR="00BC06B1" w:rsidRPr="00DF1A22" w:rsidRDefault="00BC06B1" w:rsidP="00DF1A22">
            <w:pPr>
              <w:rPr>
                <w:sz w:val="22"/>
                <w:szCs w:val="22"/>
              </w:rPr>
            </w:pPr>
            <w:r w:rsidRPr="00DF1A22">
              <w:rPr>
                <w:sz w:val="22"/>
                <w:szCs w:val="22"/>
              </w:rPr>
              <w:t xml:space="preserve">0.01 </w:t>
            </w:r>
            <w:r w:rsidR="000A4428">
              <w:rPr>
                <w:sz w:val="22"/>
                <w:szCs w:val="22"/>
              </w:rPr>
              <w:t>ac-ft</w:t>
            </w:r>
            <w:r w:rsidRPr="00DF1A22">
              <w:rPr>
                <w:sz w:val="22"/>
                <w:szCs w:val="22"/>
              </w:rPr>
              <w:t xml:space="preserve"> or 0.1%</w:t>
            </w:r>
          </w:p>
        </w:tc>
        <w:tc>
          <w:tcPr>
            <w:tcW w:w="1362" w:type="dxa"/>
          </w:tcPr>
          <w:p w14:paraId="39BCCE0F" w14:textId="77777777" w:rsidR="00BC06B1" w:rsidRPr="00DF1A22" w:rsidRDefault="00BC06B1" w:rsidP="00DF1A22">
            <w:pPr>
              <w:rPr>
                <w:sz w:val="22"/>
                <w:szCs w:val="22"/>
              </w:rPr>
            </w:pPr>
            <w:r w:rsidRPr="00DF1A22">
              <w:rPr>
                <w:sz w:val="22"/>
                <w:szCs w:val="22"/>
              </w:rPr>
              <w:t>hybrid</w:t>
            </w:r>
          </w:p>
        </w:tc>
        <w:tc>
          <w:tcPr>
            <w:tcW w:w="1546" w:type="dxa"/>
          </w:tcPr>
          <w:p w14:paraId="1B39D537" w14:textId="77777777" w:rsidR="00BC06B1" w:rsidRPr="00DF1A22" w:rsidRDefault="00BC06B1" w:rsidP="00DF1A22">
            <w:pPr>
              <w:rPr>
                <w:sz w:val="22"/>
                <w:szCs w:val="22"/>
              </w:rPr>
            </w:pPr>
            <w:r w:rsidRPr="00DF1A22">
              <w:rPr>
                <w:sz w:val="22"/>
                <w:szCs w:val="22"/>
              </w:rPr>
              <w:t>Hard</w:t>
            </w:r>
          </w:p>
        </w:tc>
        <w:tc>
          <w:tcPr>
            <w:tcW w:w="3237" w:type="dxa"/>
          </w:tcPr>
          <w:p w14:paraId="14B56890" w14:textId="77777777" w:rsidR="00BC06B1" w:rsidRPr="00DF1A22" w:rsidRDefault="00BC06B1" w:rsidP="00DF1A22">
            <w:pPr>
              <w:rPr>
                <w:sz w:val="22"/>
                <w:szCs w:val="22"/>
              </w:rPr>
            </w:pPr>
            <w:r w:rsidRPr="00DF1A22">
              <w:rPr>
                <w:sz w:val="22"/>
                <w:szCs w:val="22"/>
              </w:rPr>
              <w:t>tolerances.yaml</w:t>
            </w:r>
          </w:p>
        </w:tc>
      </w:tr>
      <w:tr w:rsidR="00BC06B1" w:rsidRPr="00DF1A22" w14:paraId="77D25051" w14:textId="77777777" w:rsidTr="00024C5E">
        <w:tc>
          <w:tcPr>
            <w:tcW w:w="1795" w:type="dxa"/>
          </w:tcPr>
          <w:p w14:paraId="5781B17B" w14:textId="77777777" w:rsidR="00BC06B1" w:rsidRPr="00DF1A22" w:rsidRDefault="00BC06B1" w:rsidP="00DF1A22">
            <w:pPr>
              <w:rPr>
                <w:sz w:val="22"/>
                <w:szCs w:val="22"/>
              </w:rPr>
            </w:pPr>
            <w:r w:rsidRPr="00DF1A22">
              <w:rPr>
                <w:sz w:val="22"/>
                <w:szCs w:val="22"/>
              </w:rPr>
              <w:t>Table 2 (monthly pumping)</w:t>
            </w:r>
          </w:p>
        </w:tc>
        <w:tc>
          <w:tcPr>
            <w:tcW w:w="1410" w:type="dxa"/>
          </w:tcPr>
          <w:p w14:paraId="2582ABB4" w14:textId="03648343" w:rsidR="00BC06B1" w:rsidRPr="00DF1A22" w:rsidRDefault="00BC06B1" w:rsidP="00DF1A22">
            <w:pPr>
              <w:rPr>
                <w:sz w:val="22"/>
                <w:szCs w:val="22"/>
              </w:rPr>
            </w:pPr>
            <w:r w:rsidRPr="00DF1A22">
              <w:rPr>
                <w:sz w:val="22"/>
                <w:szCs w:val="22"/>
              </w:rPr>
              <w:t xml:space="preserve">0.01 </w:t>
            </w:r>
            <w:r w:rsidR="000A4428">
              <w:rPr>
                <w:sz w:val="22"/>
                <w:szCs w:val="22"/>
              </w:rPr>
              <w:t>ac-ft</w:t>
            </w:r>
            <w:r w:rsidRPr="00DF1A22">
              <w:rPr>
                <w:sz w:val="22"/>
                <w:szCs w:val="22"/>
              </w:rPr>
              <w:t xml:space="preserve"> or 0.1%</w:t>
            </w:r>
          </w:p>
        </w:tc>
        <w:tc>
          <w:tcPr>
            <w:tcW w:w="1362" w:type="dxa"/>
          </w:tcPr>
          <w:p w14:paraId="2101E113" w14:textId="77777777" w:rsidR="00BC06B1" w:rsidRPr="00DF1A22" w:rsidRDefault="00BC06B1" w:rsidP="00DF1A22">
            <w:pPr>
              <w:rPr>
                <w:sz w:val="22"/>
                <w:szCs w:val="22"/>
              </w:rPr>
            </w:pPr>
            <w:r w:rsidRPr="00DF1A22">
              <w:rPr>
                <w:sz w:val="22"/>
                <w:szCs w:val="22"/>
              </w:rPr>
              <w:t>hybrid</w:t>
            </w:r>
          </w:p>
        </w:tc>
        <w:tc>
          <w:tcPr>
            <w:tcW w:w="1546" w:type="dxa"/>
          </w:tcPr>
          <w:p w14:paraId="602450B8" w14:textId="77777777" w:rsidR="00BC06B1" w:rsidRPr="00DF1A22" w:rsidRDefault="00BC06B1" w:rsidP="00DF1A22">
            <w:pPr>
              <w:rPr>
                <w:sz w:val="22"/>
                <w:szCs w:val="22"/>
              </w:rPr>
            </w:pPr>
            <w:r w:rsidRPr="00DF1A22">
              <w:rPr>
                <w:sz w:val="22"/>
                <w:szCs w:val="22"/>
              </w:rPr>
              <w:t>Hard</w:t>
            </w:r>
          </w:p>
        </w:tc>
        <w:tc>
          <w:tcPr>
            <w:tcW w:w="3237" w:type="dxa"/>
          </w:tcPr>
          <w:p w14:paraId="6C39933C" w14:textId="77777777" w:rsidR="00BC06B1" w:rsidRPr="00DF1A22" w:rsidRDefault="00BC06B1" w:rsidP="00DF1A22">
            <w:pPr>
              <w:rPr>
                <w:sz w:val="22"/>
                <w:szCs w:val="22"/>
              </w:rPr>
            </w:pPr>
            <w:r w:rsidRPr="00DF1A22">
              <w:rPr>
                <w:sz w:val="22"/>
                <w:szCs w:val="22"/>
              </w:rPr>
              <w:t>tolerances.yaml</w:t>
            </w:r>
          </w:p>
        </w:tc>
      </w:tr>
      <w:tr w:rsidR="00BC06B1" w:rsidRPr="00DF1A22" w14:paraId="6716D4E4" w14:textId="77777777" w:rsidTr="00024C5E">
        <w:tc>
          <w:tcPr>
            <w:tcW w:w="1795" w:type="dxa"/>
          </w:tcPr>
          <w:p w14:paraId="5A602670" w14:textId="77777777" w:rsidR="00BC06B1" w:rsidRPr="00DF1A22" w:rsidRDefault="00BC06B1" w:rsidP="00DF1A22">
            <w:pPr>
              <w:rPr>
                <w:sz w:val="22"/>
                <w:szCs w:val="22"/>
              </w:rPr>
            </w:pPr>
            <w:r w:rsidRPr="00DF1A22">
              <w:rPr>
                <w:sz w:val="22"/>
                <w:szCs w:val="22"/>
              </w:rPr>
              <w:t>Table 3 (tributary depletions)</w:t>
            </w:r>
          </w:p>
        </w:tc>
        <w:tc>
          <w:tcPr>
            <w:tcW w:w="1410" w:type="dxa"/>
          </w:tcPr>
          <w:p w14:paraId="35AF8FFF" w14:textId="6C137F22" w:rsidR="00BC06B1" w:rsidRPr="00DF1A22" w:rsidRDefault="00BC06B1" w:rsidP="00DF1A22">
            <w:pPr>
              <w:rPr>
                <w:sz w:val="22"/>
                <w:szCs w:val="22"/>
              </w:rPr>
            </w:pPr>
            <w:r w:rsidRPr="00DF1A22">
              <w:rPr>
                <w:sz w:val="22"/>
                <w:szCs w:val="22"/>
              </w:rPr>
              <w:t xml:space="preserve">0.001 </w:t>
            </w:r>
            <w:r w:rsidR="000A4428">
              <w:rPr>
                <w:sz w:val="22"/>
                <w:szCs w:val="22"/>
              </w:rPr>
              <w:t>ac-ft</w:t>
            </w:r>
            <w:r w:rsidRPr="00DF1A22">
              <w:rPr>
                <w:sz w:val="22"/>
                <w:szCs w:val="22"/>
              </w:rPr>
              <w:t xml:space="preserve"> or 0.1%</w:t>
            </w:r>
          </w:p>
        </w:tc>
        <w:tc>
          <w:tcPr>
            <w:tcW w:w="1362" w:type="dxa"/>
          </w:tcPr>
          <w:p w14:paraId="2B340666" w14:textId="77777777" w:rsidR="00BC06B1" w:rsidRPr="00DF1A22" w:rsidRDefault="00BC06B1" w:rsidP="00DF1A22">
            <w:pPr>
              <w:rPr>
                <w:sz w:val="22"/>
                <w:szCs w:val="22"/>
              </w:rPr>
            </w:pPr>
            <w:r w:rsidRPr="00DF1A22">
              <w:rPr>
                <w:sz w:val="22"/>
                <w:szCs w:val="22"/>
              </w:rPr>
              <w:t>hybrid</w:t>
            </w:r>
          </w:p>
        </w:tc>
        <w:tc>
          <w:tcPr>
            <w:tcW w:w="1546" w:type="dxa"/>
          </w:tcPr>
          <w:p w14:paraId="05E64BF4" w14:textId="77777777" w:rsidR="00BC06B1" w:rsidRPr="00DF1A22" w:rsidRDefault="00BC06B1" w:rsidP="00DF1A22">
            <w:pPr>
              <w:rPr>
                <w:sz w:val="22"/>
                <w:szCs w:val="22"/>
              </w:rPr>
            </w:pPr>
            <w:r w:rsidRPr="00DF1A22">
              <w:rPr>
                <w:sz w:val="22"/>
                <w:szCs w:val="22"/>
              </w:rPr>
              <w:t>Hard</w:t>
            </w:r>
          </w:p>
        </w:tc>
        <w:tc>
          <w:tcPr>
            <w:tcW w:w="3237" w:type="dxa"/>
          </w:tcPr>
          <w:p w14:paraId="6EFC7B65" w14:textId="77777777" w:rsidR="00BC06B1" w:rsidRPr="00DF1A22" w:rsidRDefault="00BC06B1" w:rsidP="00DF1A22">
            <w:pPr>
              <w:rPr>
                <w:sz w:val="22"/>
                <w:szCs w:val="22"/>
              </w:rPr>
            </w:pPr>
            <w:r w:rsidRPr="00DF1A22">
              <w:rPr>
                <w:sz w:val="22"/>
                <w:szCs w:val="22"/>
              </w:rPr>
              <w:t>tolerances.yaml</w:t>
            </w:r>
          </w:p>
        </w:tc>
      </w:tr>
      <w:tr w:rsidR="00BC06B1" w:rsidRPr="00DF1A22" w14:paraId="4813EAFD" w14:textId="77777777" w:rsidTr="00024C5E">
        <w:tc>
          <w:tcPr>
            <w:tcW w:w="1795" w:type="dxa"/>
          </w:tcPr>
          <w:p w14:paraId="71F20AC3" w14:textId="77777777" w:rsidR="00BC06B1" w:rsidRPr="00DF1A22" w:rsidRDefault="00BC06B1" w:rsidP="00DF1A22">
            <w:pPr>
              <w:rPr>
                <w:sz w:val="22"/>
                <w:szCs w:val="22"/>
              </w:rPr>
            </w:pPr>
            <w:r w:rsidRPr="00DF1A22">
              <w:rPr>
                <w:sz w:val="22"/>
                <w:szCs w:val="22"/>
              </w:rPr>
              <w:t>Table 4 (Rio Grande depletions)</w:t>
            </w:r>
          </w:p>
        </w:tc>
        <w:tc>
          <w:tcPr>
            <w:tcW w:w="1410" w:type="dxa"/>
          </w:tcPr>
          <w:p w14:paraId="6D93D62B" w14:textId="1EB026DB" w:rsidR="00BC06B1" w:rsidRPr="00DF1A22" w:rsidRDefault="00BC06B1" w:rsidP="00DF1A22">
            <w:pPr>
              <w:rPr>
                <w:sz w:val="22"/>
                <w:szCs w:val="22"/>
              </w:rPr>
            </w:pPr>
            <w:r w:rsidRPr="00DF1A22">
              <w:rPr>
                <w:sz w:val="22"/>
                <w:szCs w:val="22"/>
              </w:rPr>
              <w:t xml:space="preserve">0.1 </w:t>
            </w:r>
            <w:r w:rsidR="000A4428">
              <w:rPr>
                <w:sz w:val="22"/>
                <w:szCs w:val="22"/>
              </w:rPr>
              <w:t>ac-ft</w:t>
            </w:r>
            <w:r w:rsidRPr="00DF1A22">
              <w:rPr>
                <w:sz w:val="22"/>
                <w:szCs w:val="22"/>
              </w:rPr>
              <w:t xml:space="preserve"> or 1%</w:t>
            </w:r>
          </w:p>
        </w:tc>
        <w:tc>
          <w:tcPr>
            <w:tcW w:w="1362" w:type="dxa"/>
          </w:tcPr>
          <w:p w14:paraId="5B8C2F39" w14:textId="77777777" w:rsidR="00BC06B1" w:rsidRPr="00DF1A22" w:rsidRDefault="00BC06B1" w:rsidP="00DF1A22">
            <w:pPr>
              <w:rPr>
                <w:sz w:val="22"/>
                <w:szCs w:val="22"/>
              </w:rPr>
            </w:pPr>
            <w:r w:rsidRPr="00DF1A22">
              <w:rPr>
                <w:sz w:val="22"/>
                <w:szCs w:val="22"/>
              </w:rPr>
              <w:t>hybrid</w:t>
            </w:r>
          </w:p>
        </w:tc>
        <w:tc>
          <w:tcPr>
            <w:tcW w:w="1546" w:type="dxa"/>
          </w:tcPr>
          <w:p w14:paraId="2BFC846F" w14:textId="77777777" w:rsidR="00BC06B1" w:rsidRPr="00DF1A22" w:rsidRDefault="00BC06B1" w:rsidP="00DF1A22">
            <w:pPr>
              <w:rPr>
                <w:sz w:val="22"/>
                <w:szCs w:val="22"/>
              </w:rPr>
            </w:pPr>
            <w:r w:rsidRPr="00DF1A22">
              <w:rPr>
                <w:sz w:val="22"/>
                <w:szCs w:val="22"/>
              </w:rPr>
              <w:t>Hard</w:t>
            </w:r>
          </w:p>
        </w:tc>
        <w:tc>
          <w:tcPr>
            <w:tcW w:w="3237" w:type="dxa"/>
          </w:tcPr>
          <w:p w14:paraId="1171714A" w14:textId="77777777" w:rsidR="00BC06B1" w:rsidRPr="00DF1A22" w:rsidRDefault="00BC06B1" w:rsidP="00DF1A22">
            <w:pPr>
              <w:rPr>
                <w:sz w:val="22"/>
                <w:szCs w:val="22"/>
              </w:rPr>
            </w:pPr>
            <w:r w:rsidRPr="00DF1A22">
              <w:rPr>
                <w:sz w:val="22"/>
                <w:szCs w:val="22"/>
              </w:rPr>
              <w:t>tolerances.yaml</w:t>
            </w:r>
          </w:p>
        </w:tc>
      </w:tr>
      <w:tr w:rsidR="00024C5E" w:rsidRPr="00DF1A22" w14:paraId="646A2130" w14:textId="77777777" w:rsidTr="00024C5E">
        <w:tc>
          <w:tcPr>
            <w:tcW w:w="1795" w:type="dxa"/>
            <w:vAlign w:val="bottom"/>
          </w:tcPr>
          <w:p w14:paraId="1A5F1E11" w14:textId="77777777" w:rsidR="00024C5E" w:rsidRPr="00DF1A22" w:rsidRDefault="00024C5E" w:rsidP="00A25309">
            <w:pPr>
              <w:rPr>
                <w:b/>
                <w:bCs/>
                <w:sz w:val="22"/>
                <w:szCs w:val="22"/>
              </w:rPr>
            </w:pPr>
            <w:r w:rsidRPr="00DF1A22">
              <w:rPr>
                <w:b/>
                <w:bCs/>
                <w:sz w:val="22"/>
                <w:szCs w:val="22"/>
              </w:rPr>
              <w:t>Check</w:t>
            </w:r>
          </w:p>
        </w:tc>
        <w:tc>
          <w:tcPr>
            <w:tcW w:w="1410" w:type="dxa"/>
            <w:vAlign w:val="bottom"/>
          </w:tcPr>
          <w:p w14:paraId="4E112F9E" w14:textId="77777777" w:rsidR="00024C5E" w:rsidRPr="00DF1A22" w:rsidRDefault="00024C5E" w:rsidP="00A25309">
            <w:pPr>
              <w:rPr>
                <w:b/>
                <w:bCs/>
                <w:sz w:val="22"/>
                <w:szCs w:val="22"/>
              </w:rPr>
            </w:pPr>
            <w:r w:rsidRPr="00DF1A22">
              <w:rPr>
                <w:b/>
                <w:bCs/>
                <w:sz w:val="22"/>
                <w:szCs w:val="22"/>
              </w:rPr>
              <w:t>Tolerance</w:t>
            </w:r>
          </w:p>
        </w:tc>
        <w:tc>
          <w:tcPr>
            <w:tcW w:w="1362" w:type="dxa"/>
            <w:vAlign w:val="bottom"/>
          </w:tcPr>
          <w:p w14:paraId="045C9825" w14:textId="77777777" w:rsidR="00024C5E" w:rsidRPr="00DF1A22" w:rsidRDefault="00024C5E" w:rsidP="00A25309">
            <w:pPr>
              <w:rPr>
                <w:b/>
                <w:bCs/>
                <w:sz w:val="22"/>
                <w:szCs w:val="22"/>
              </w:rPr>
            </w:pPr>
            <w:r w:rsidRPr="00DF1A22">
              <w:rPr>
                <w:b/>
                <w:bCs/>
                <w:sz w:val="22"/>
                <w:szCs w:val="22"/>
              </w:rPr>
              <w:t>Units</w:t>
            </w:r>
          </w:p>
        </w:tc>
        <w:tc>
          <w:tcPr>
            <w:tcW w:w="1546" w:type="dxa"/>
            <w:vAlign w:val="bottom"/>
          </w:tcPr>
          <w:p w14:paraId="6F456B73" w14:textId="77777777" w:rsidR="00024C5E" w:rsidRPr="00DF1A22" w:rsidRDefault="00024C5E" w:rsidP="00A25309">
            <w:pPr>
              <w:rPr>
                <w:b/>
                <w:bCs/>
                <w:sz w:val="22"/>
                <w:szCs w:val="22"/>
              </w:rPr>
            </w:pPr>
            <w:r w:rsidRPr="00DF1A22">
              <w:rPr>
                <w:b/>
                <w:bCs/>
                <w:sz w:val="22"/>
                <w:szCs w:val="22"/>
              </w:rPr>
              <w:t>Hard/Soft</w:t>
            </w:r>
          </w:p>
        </w:tc>
        <w:tc>
          <w:tcPr>
            <w:tcW w:w="3237" w:type="dxa"/>
            <w:vAlign w:val="bottom"/>
          </w:tcPr>
          <w:p w14:paraId="55381AD4" w14:textId="77777777" w:rsidR="00024C5E" w:rsidRPr="00DF1A22" w:rsidRDefault="00024C5E" w:rsidP="00A25309">
            <w:pPr>
              <w:rPr>
                <w:b/>
                <w:bCs/>
                <w:sz w:val="22"/>
                <w:szCs w:val="22"/>
              </w:rPr>
            </w:pPr>
            <w:r w:rsidRPr="00DF1A22">
              <w:rPr>
                <w:b/>
                <w:bCs/>
                <w:sz w:val="22"/>
                <w:szCs w:val="22"/>
              </w:rPr>
              <w:t>Source File</w:t>
            </w:r>
          </w:p>
        </w:tc>
      </w:tr>
      <w:tr w:rsidR="00BC06B1" w:rsidRPr="00DF1A22" w14:paraId="7EC958A4" w14:textId="77777777" w:rsidTr="00024C5E">
        <w:tc>
          <w:tcPr>
            <w:tcW w:w="1795" w:type="dxa"/>
          </w:tcPr>
          <w:p w14:paraId="3F2AD436" w14:textId="77777777" w:rsidR="00BC06B1" w:rsidRPr="00DF1A22" w:rsidRDefault="00BC06B1" w:rsidP="00DF1A22">
            <w:pPr>
              <w:rPr>
                <w:sz w:val="22"/>
                <w:szCs w:val="22"/>
              </w:rPr>
            </w:pPr>
            <w:r w:rsidRPr="00DF1A22">
              <w:rPr>
                <w:sz w:val="22"/>
                <w:szCs w:val="22"/>
              </w:rPr>
              <w:lastRenderedPageBreak/>
              <w:t>Table 5 (La Cienega Springs)</w:t>
            </w:r>
          </w:p>
        </w:tc>
        <w:tc>
          <w:tcPr>
            <w:tcW w:w="1410" w:type="dxa"/>
          </w:tcPr>
          <w:p w14:paraId="691BEF76" w14:textId="3DB0CF69" w:rsidR="00BC06B1" w:rsidRPr="00DF1A22" w:rsidRDefault="00BC06B1" w:rsidP="00DF1A22">
            <w:pPr>
              <w:rPr>
                <w:sz w:val="22"/>
                <w:szCs w:val="22"/>
              </w:rPr>
            </w:pPr>
            <w:r w:rsidRPr="00DF1A22">
              <w:rPr>
                <w:sz w:val="22"/>
                <w:szCs w:val="22"/>
              </w:rPr>
              <w:t xml:space="preserve">0.01 </w:t>
            </w:r>
            <w:r w:rsidR="000A4428">
              <w:rPr>
                <w:sz w:val="22"/>
                <w:szCs w:val="22"/>
              </w:rPr>
              <w:t>ac-ft</w:t>
            </w:r>
            <w:r w:rsidRPr="00DF1A22">
              <w:rPr>
                <w:sz w:val="22"/>
                <w:szCs w:val="22"/>
              </w:rPr>
              <w:t xml:space="preserve"> or 0.5%</w:t>
            </w:r>
          </w:p>
        </w:tc>
        <w:tc>
          <w:tcPr>
            <w:tcW w:w="1362" w:type="dxa"/>
          </w:tcPr>
          <w:p w14:paraId="6FBE6585" w14:textId="77777777" w:rsidR="00BC06B1" w:rsidRPr="00DF1A22" w:rsidRDefault="00BC06B1" w:rsidP="00DF1A22">
            <w:pPr>
              <w:rPr>
                <w:sz w:val="22"/>
                <w:szCs w:val="22"/>
              </w:rPr>
            </w:pPr>
            <w:r w:rsidRPr="00DF1A22">
              <w:rPr>
                <w:sz w:val="22"/>
                <w:szCs w:val="22"/>
              </w:rPr>
              <w:t>hybrid</w:t>
            </w:r>
          </w:p>
        </w:tc>
        <w:tc>
          <w:tcPr>
            <w:tcW w:w="1546" w:type="dxa"/>
          </w:tcPr>
          <w:p w14:paraId="76498F7B" w14:textId="77777777" w:rsidR="00BC06B1" w:rsidRPr="00DF1A22" w:rsidRDefault="00BC06B1" w:rsidP="00DF1A22">
            <w:pPr>
              <w:rPr>
                <w:sz w:val="22"/>
                <w:szCs w:val="22"/>
              </w:rPr>
            </w:pPr>
            <w:r w:rsidRPr="00DF1A22">
              <w:rPr>
                <w:sz w:val="22"/>
                <w:szCs w:val="22"/>
              </w:rPr>
              <w:t>Hard</w:t>
            </w:r>
          </w:p>
        </w:tc>
        <w:tc>
          <w:tcPr>
            <w:tcW w:w="3237" w:type="dxa"/>
          </w:tcPr>
          <w:p w14:paraId="7F125EBC" w14:textId="77777777" w:rsidR="00BC06B1" w:rsidRPr="00DF1A22" w:rsidRDefault="00BC06B1" w:rsidP="00DF1A22">
            <w:pPr>
              <w:rPr>
                <w:sz w:val="22"/>
                <w:szCs w:val="22"/>
              </w:rPr>
            </w:pPr>
            <w:r w:rsidRPr="00DF1A22">
              <w:rPr>
                <w:sz w:val="22"/>
                <w:szCs w:val="22"/>
              </w:rPr>
              <w:t>tolerances.yaml</w:t>
            </w:r>
          </w:p>
        </w:tc>
      </w:tr>
      <w:tr w:rsidR="00BC06B1" w:rsidRPr="00DF1A22" w14:paraId="38B0BDB0" w14:textId="77777777" w:rsidTr="00024C5E">
        <w:tc>
          <w:tcPr>
            <w:tcW w:w="1795" w:type="dxa"/>
          </w:tcPr>
          <w:p w14:paraId="0D5A7FA5" w14:textId="77777777" w:rsidR="00BC06B1" w:rsidRPr="00DF1A22" w:rsidRDefault="00BC06B1" w:rsidP="00DF1A22">
            <w:pPr>
              <w:rPr>
                <w:sz w:val="22"/>
                <w:szCs w:val="22"/>
              </w:rPr>
            </w:pPr>
            <w:r w:rsidRPr="00DF1A22">
              <w:rPr>
                <w:sz w:val="22"/>
                <w:szCs w:val="22"/>
              </w:rPr>
              <w:t>NaN or unexpected empty cell</w:t>
            </w:r>
          </w:p>
        </w:tc>
        <w:tc>
          <w:tcPr>
            <w:tcW w:w="1410" w:type="dxa"/>
          </w:tcPr>
          <w:p w14:paraId="63DF9E5A" w14:textId="77777777" w:rsidR="00BC06B1" w:rsidRPr="00DF1A22" w:rsidRDefault="00BC06B1" w:rsidP="00DF1A22">
            <w:pPr>
              <w:rPr>
                <w:sz w:val="22"/>
                <w:szCs w:val="22"/>
              </w:rPr>
            </w:pPr>
            <w:r w:rsidRPr="00DF1A22">
              <w:rPr>
                <w:sz w:val="22"/>
                <w:szCs w:val="22"/>
              </w:rPr>
              <w:t>zero tolerance</w:t>
            </w:r>
          </w:p>
        </w:tc>
        <w:tc>
          <w:tcPr>
            <w:tcW w:w="1362" w:type="dxa"/>
          </w:tcPr>
          <w:p w14:paraId="14CAD27E" w14:textId="77777777" w:rsidR="00BC06B1" w:rsidRPr="00DF1A22" w:rsidRDefault="00BC06B1" w:rsidP="00DF1A22">
            <w:pPr>
              <w:rPr>
                <w:sz w:val="22"/>
                <w:szCs w:val="22"/>
              </w:rPr>
            </w:pPr>
            <w:r w:rsidRPr="00DF1A22">
              <w:rPr>
                <w:sz w:val="22"/>
                <w:szCs w:val="22"/>
              </w:rPr>
              <w:t>—</w:t>
            </w:r>
          </w:p>
        </w:tc>
        <w:tc>
          <w:tcPr>
            <w:tcW w:w="1546" w:type="dxa"/>
          </w:tcPr>
          <w:p w14:paraId="43F9DF8D" w14:textId="77777777" w:rsidR="00BC06B1" w:rsidRPr="00DF1A22" w:rsidRDefault="00BC06B1" w:rsidP="00DF1A22">
            <w:pPr>
              <w:rPr>
                <w:sz w:val="22"/>
                <w:szCs w:val="22"/>
              </w:rPr>
            </w:pPr>
            <w:r w:rsidRPr="00DF1A22">
              <w:rPr>
                <w:sz w:val="22"/>
                <w:szCs w:val="22"/>
              </w:rPr>
              <w:t>Hard</w:t>
            </w:r>
          </w:p>
        </w:tc>
        <w:tc>
          <w:tcPr>
            <w:tcW w:w="3237" w:type="dxa"/>
          </w:tcPr>
          <w:p w14:paraId="6401EB67" w14:textId="77777777" w:rsidR="00BC06B1" w:rsidRPr="00DF1A22" w:rsidRDefault="00BC06B1" w:rsidP="00DF1A22">
            <w:pPr>
              <w:rPr>
                <w:sz w:val="22"/>
                <w:szCs w:val="22"/>
              </w:rPr>
            </w:pPr>
            <w:r w:rsidRPr="00DF1A22">
              <w:rPr>
                <w:sz w:val="22"/>
                <w:szCs w:val="22"/>
              </w:rPr>
              <w:t>tolerances.yaml</w:t>
            </w:r>
          </w:p>
        </w:tc>
      </w:tr>
      <w:tr w:rsidR="00BC06B1" w:rsidRPr="00DF1A22" w14:paraId="448E1312" w14:textId="77777777" w:rsidTr="00024C5E">
        <w:tc>
          <w:tcPr>
            <w:tcW w:w="1795" w:type="dxa"/>
          </w:tcPr>
          <w:p w14:paraId="6F69D8A9" w14:textId="5C0AC589" w:rsidR="00BC06B1" w:rsidRPr="00DF1A22" w:rsidRDefault="00BC06B1" w:rsidP="00DF1A22">
            <w:pPr>
              <w:rPr>
                <w:sz w:val="22"/>
                <w:szCs w:val="22"/>
              </w:rPr>
            </w:pPr>
            <w:r w:rsidRPr="00DF1A22">
              <w:rPr>
                <w:b/>
                <w:sz w:val="22"/>
                <w:szCs w:val="22"/>
              </w:rPr>
              <w:t>Validation</w:t>
            </w:r>
            <w:r w:rsidR="00DF1A22">
              <w:rPr>
                <w:b/>
                <w:sz w:val="22"/>
                <w:szCs w:val="22"/>
              </w:rPr>
              <w:t>:</w:t>
            </w:r>
            <w:r w:rsidRPr="00DF1A22">
              <w:rPr>
                <w:b/>
                <w:sz w:val="22"/>
                <w:szCs w:val="22"/>
              </w:rPr>
              <w:t xml:space="preserve"> Physical Bounds</w:t>
            </w:r>
          </w:p>
        </w:tc>
        <w:tc>
          <w:tcPr>
            <w:tcW w:w="1410" w:type="dxa"/>
          </w:tcPr>
          <w:p w14:paraId="4AA9AF6C" w14:textId="77777777" w:rsidR="00BC06B1" w:rsidRPr="00DF1A22" w:rsidRDefault="00BC06B1" w:rsidP="00DF1A22">
            <w:pPr>
              <w:rPr>
                <w:sz w:val="22"/>
                <w:szCs w:val="22"/>
              </w:rPr>
            </w:pPr>
          </w:p>
        </w:tc>
        <w:tc>
          <w:tcPr>
            <w:tcW w:w="1362" w:type="dxa"/>
          </w:tcPr>
          <w:p w14:paraId="6ABBAEF4" w14:textId="77777777" w:rsidR="00BC06B1" w:rsidRPr="00DF1A22" w:rsidRDefault="00BC06B1" w:rsidP="00DF1A22">
            <w:pPr>
              <w:rPr>
                <w:sz w:val="22"/>
                <w:szCs w:val="22"/>
              </w:rPr>
            </w:pPr>
          </w:p>
        </w:tc>
        <w:tc>
          <w:tcPr>
            <w:tcW w:w="1546" w:type="dxa"/>
          </w:tcPr>
          <w:p w14:paraId="3D33B5FC" w14:textId="77777777" w:rsidR="00BC06B1" w:rsidRPr="00DF1A22" w:rsidRDefault="00BC06B1" w:rsidP="00DF1A22">
            <w:pPr>
              <w:rPr>
                <w:sz w:val="22"/>
                <w:szCs w:val="22"/>
              </w:rPr>
            </w:pPr>
          </w:p>
        </w:tc>
        <w:tc>
          <w:tcPr>
            <w:tcW w:w="3237" w:type="dxa"/>
          </w:tcPr>
          <w:p w14:paraId="03D95B3E" w14:textId="77777777" w:rsidR="00BC06B1" w:rsidRPr="00DF1A22" w:rsidRDefault="00BC06B1" w:rsidP="00DF1A22">
            <w:pPr>
              <w:rPr>
                <w:sz w:val="22"/>
                <w:szCs w:val="22"/>
              </w:rPr>
            </w:pPr>
          </w:p>
        </w:tc>
      </w:tr>
      <w:tr w:rsidR="00BC06B1" w:rsidRPr="00DF1A22" w14:paraId="7AD319D4" w14:textId="77777777" w:rsidTr="00024C5E">
        <w:tc>
          <w:tcPr>
            <w:tcW w:w="1795" w:type="dxa"/>
          </w:tcPr>
          <w:p w14:paraId="197E6033" w14:textId="77777777" w:rsidR="00BC06B1" w:rsidRPr="006E5729" w:rsidRDefault="00BC06B1" w:rsidP="00DF1A22">
            <w:pPr>
              <w:rPr>
                <w:sz w:val="22"/>
                <w:szCs w:val="22"/>
                <w:highlight w:val="yellow"/>
                <w:rPrChange w:id="690" w:author="Wolaver, Brad, OSE" w:date="2026-03-17T13:58:00Z" w16du:dateUtc="2026-03-17T19:58:00Z">
                  <w:rPr>
                    <w:sz w:val="22"/>
                    <w:szCs w:val="22"/>
                  </w:rPr>
                </w:rPrChange>
              </w:rPr>
            </w:pPr>
            <w:r w:rsidRPr="006E5729">
              <w:rPr>
                <w:sz w:val="22"/>
                <w:szCs w:val="22"/>
                <w:highlight w:val="yellow"/>
                <w:rPrChange w:id="691" w:author="Wolaver, Brad, OSE" w:date="2026-03-17T13:58:00Z" w16du:dateUtc="2026-03-17T19:58:00Z">
                  <w:rPr>
                    <w:sz w:val="22"/>
                    <w:szCs w:val="22"/>
                  </w:rPr>
                </w:rPrChange>
              </w:rPr>
              <w:t>Total pumping hard maximum</w:t>
            </w:r>
          </w:p>
        </w:tc>
        <w:tc>
          <w:tcPr>
            <w:tcW w:w="1410" w:type="dxa"/>
          </w:tcPr>
          <w:p w14:paraId="203D4305" w14:textId="1E1B88EB" w:rsidR="00BC06B1" w:rsidRPr="006E5729" w:rsidRDefault="00BC06B1" w:rsidP="00DF1A22">
            <w:pPr>
              <w:rPr>
                <w:sz w:val="22"/>
                <w:szCs w:val="22"/>
                <w:highlight w:val="yellow"/>
                <w:rPrChange w:id="692" w:author="Wolaver, Brad, OSE" w:date="2026-03-17T13:58:00Z" w16du:dateUtc="2026-03-17T19:58:00Z">
                  <w:rPr>
                    <w:sz w:val="22"/>
                    <w:szCs w:val="22"/>
                  </w:rPr>
                </w:rPrChange>
              </w:rPr>
            </w:pPr>
            <w:r w:rsidRPr="006E5729">
              <w:rPr>
                <w:sz w:val="22"/>
                <w:szCs w:val="22"/>
                <w:highlight w:val="yellow"/>
                <w:rPrChange w:id="693" w:author="Wolaver, Brad, OSE" w:date="2026-03-17T13:58:00Z" w16du:dateUtc="2026-03-17T19:58:00Z">
                  <w:rPr>
                    <w:sz w:val="22"/>
                    <w:szCs w:val="22"/>
                  </w:rPr>
                </w:rPrChange>
              </w:rPr>
              <w:t xml:space="preserve">3x historical max (4,118.70 </w:t>
            </w:r>
            <w:r w:rsidR="000A4428" w:rsidRPr="006E5729">
              <w:rPr>
                <w:sz w:val="22"/>
                <w:szCs w:val="22"/>
                <w:highlight w:val="yellow"/>
                <w:rPrChange w:id="694" w:author="Wolaver, Brad, OSE" w:date="2026-03-17T13:58:00Z" w16du:dateUtc="2026-03-17T19:58:00Z">
                  <w:rPr>
                    <w:sz w:val="22"/>
                    <w:szCs w:val="22"/>
                  </w:rPr>
                </w:rPrChange>
              </w:rPr>
              <w:t>ac-ft</w:t>
            </w:r>
            <w:r w:rsidRPr="006E5729">
              <w:rPr>
                <w:sz w:val="22"/>
                <w:szCs w:val="22"/>
                <w:highlight w:val="yellow"/>
                <w:rPrChange w:id="695" w:author="Wolaver, Brad, OSE" w:date="2026-03-17T13:58:00Z" w16du:dateUtc="2026-03-17T19:58:00Z">
                  <w:rPr>
                    <w:sz w:val="22"/>
                    <w:szCs w:val="22"/>
                  </w:rPr>
                </w:rPrChange>
              </w:rPr>
              <w:t>)</w:t>
            </w:r>
          </w:p>
        </w:tc>
        <w:tc>
          <w:tcPr>
            <w:tcW w:w="1362" w:type="dxa"/>
          </w:tcPr>
          <w:p w14:paraId="6940DD06" w14:textId="080C385C" w:rsidR="00BC06B1" w:rsidRPr="006E5729" w:rsidRDefault="000A4428" w:rsidP="00DF1A22">
            <w:pPr>
              <w:rPr>
                <w:sz w:val="22"/>
                <w:szCs w:val="22"/>
                <w:highlight w:val="yellow"/>
                <w:rPrChange w:id="696" w:author="Wolaver, Brad, OSE" w:date="2026-03-17T13:58:00Z" w16du:dateUtc="2026-03-17T19:58:00Z">
                  <w:rPr>
                    <w:sz w:val="22"/>
                    <w:szCs w:val="22"/>
                  </w:rPr>
                </w:rPrChange>
              </w:rPr>
            </w:pPr>
            <w:r w:rsidRPr="006E5729">
              <w:rPr>
                <w:sz w:val="22"/>
                <w:szCs w:val="22"/>
                <w:highlight w:val="yellow"/>
                <w:rPrChange w:id="697" w:author="Wolaver, Brad, OSE" w:date="2026-03-17T13:58:00Z" w16du:dateUtc="2026-03-17T19:58:00Z">
                  <w:rPr>
                    <w:sz w:val="22"/>
                    <w:szCs w:val="22"/>
                  </w:rPr>
                </w:rPrChange>
              </w:rPr>
              <w:t>ac-ft</w:t>
            </w:r>
          </w:p>
        </w:tc>
        <w:tc>
          <w:tcPr>
            <w:tcW w:w="1546" w:type="dxa"/>
          </w:tcPr>
          <w:p w14:paraId="786C1095" w14:textId="77777777" w:rsidR="00BC06B1" w:rsidRPr="006E5729" w:rsidRDefault="00BC06B1" w:rsidP="00DF1A22">
            <w:pPr>
              <w:rPr>
                <w:sz w:val="22"/>
                <w:szCs w:val="22"/>
                <w:highlight w:val="yellow"/>
                <w:rPrChange w:id="698" w:author="Wolaver, Brad, OSE" w:date="2026-03-17T13:58:00Z" w16du:dateUtc="2026-03-17T19:58:00Z">
                  <w:rPr>
                    <w:sz w:val="22"/>
                    <w:szCs w:val="22"/>
                  </w:rPr>
                </w:rPrChange>
              </w:rPr>
            </w:pPr>
            <w:commentRangeStart w:id="699"/>
            <w:commentRangeStart w:id="700"/>
            <w:r w:rsidRPr="006E5729">
              <w:rPr>
                <w:sz w:val="22"/>
                <w:szCs w:val="22"/>
                <w:highlight w:val="yellow"/>
                <w:rPrChange w:id="701" w:author="Wolaver, Brad, OSE" w:date="2026-03-17T13:58:00Z" w16du:dateUtc="2026-03-17T19:58:00Z">
                  <w:rPr>
                    <w:sz w:val="22"/>
                    <w:szCs w:val="22"/>
                  </w:rPr>
                </w:rPrChange>
              </w:rPr>
              <w:t>Hard</w:t>
            </w:r>
            <w:commentRangeEnd w:id="699"/>
            <w:r w:rsidR="00436950" w:rsidRPr="006E5729">
              <w:rPr>
                <w:rStyle w:val="CommentReference"/>
                <w:sz w:val="22"/>
                <w:szCs w:val="22"/>
                <w:highlight w:val="yellow"/>
                <w:rPrChange w:id="702" w:author="Wolaver, Brad, OSE" w:date="2026-03-17T13:58:00Z" w16du:dateUtc="2026-03-17T19:58:00Z">
                  <w:rPr>
                    <w:rStyle w:val="CommentReference"/>
                    <w:sz w:val="22"/>
                    <w:szCs w:val="22"/>
                  </w:rPr>
                </w:rPrChange>
              </w:rPr>
              <w:commentReference w:id="699"/>
            </w:r>
            <w:commentRangeEnd w:id="700"/>
            <w:r w:rsidR="006E5729" w:rsidRPr="006E5729">
              <w:rPr>
                <w:rStyle w:val="CommentReference"/>
                <w:sz w:val="22"/>
                <w:szCs w:val="22"/>
                <w:highlight w:val="yellow"/>
                <w:rPrChange w:id="703" w:author="Wolaver, Brad, OSE" w:date="2026-03-17T13:58:00Z" w16du:dateUtc="2026-03-17T19:58:00Z">
                  <w:rPr>
                    <w:rStyle w:val="CommentReference"/>
                    <w:sz w:val="22"/>
                    <w:szCs w:val="22"/>
                  </w:rPr>
                </w:rPrChange>
              </w:rPr>
              <w:commentReference w:id="700"/>
            </w:r>
          </w:p>
        </w:tc>
        <w:tc>
          <w:tcPr>
            <w:tcW w:w="3237" w:type="dxa"/>
          </w:tcPr>
          <w:p w14:paraId="64C5296D" w14:textId="77777777" w:rsidR="00BC06B1" w:rsidRPr="006E5729" w:rsidRDefault="00BC06B1" w:rsidP="00DF1A22">
            <w:pPr>
              <w:rPr>
                <w:sz w:val="22"/>
                <w:szCs w:val="22"/>
                <w:highlight w:val="yellow"/>
                <w:rPrChange w:id="704" w:author="Wolaver, Brad, OSE" w:date="2026-03-17T13:58:00Z" w16du:dateUtc="2026-03-17T19:58:00Z">
                  <w:rPr>
                    <w:sz w:val="22"/>
                    <w:szCs w:val="22"/>
                  </w:rPr>
                </w:rPrChange>
              </w:rPr>
            </w:pPr>
            <w:r w:rsidRPr="006E5729">
              <w:rPr>
                <w:sz w:val="22"/>
                <w:szCs w:val="22"/>
                <w:highlight w:val="yellow"/>
                <w:rPrChange w:id="705" w:author="Wolaver, Brad, OSE" w:date="2026-03-17T13:58:00Z" w16du:dateUtc="2026-03-17T19:58:00Z">
                  <w:rPr>
                    <w:sz w:val="22"/>
                    <w:szCs w:val="22"/>
                  </w:rPr>
                </w:rPrChange>
              </w:rPr>
              <w:t>bounds.yaml</w:t>
            </w:r>
          </w:p>
        </w:tc>
      </w:tr>
      <w:tr w:rsidR="00BC06B1" w:rsidRPr="00DF1A22" w14:paraId="3452C10B" w14:textId="77777777" w:rsidTr="00024C5E">
        <w:tc>
          <w:tcPr>
            <w:tcW w:w="1795" w:type="dxa"/>
          </w:tcPr>
          <w:p w14:paraId="0F92D50D" w14:textId="77777777" w:rsidR="00BC06B1" w:rsidRPr="00DF1A22" w:rsidRDefault="00BC06B1" w:rsidP="00DF1A22">
            <w:pPr>
              <w:rPr>
                <w:sz w:val="22"/>
                <w:szCs w:val="22"/>
              </w:rPr>
            </w:pPr>
            <w:r w:rsidRPr="00DF1A22">
              <w:rPr>
                <w:sz w:val="22"/>
                <w:szCs w:val="22"/>
              </w:rPr>
              <w:t>Negative pumping</w:t>
            </w:r>
          </w:p>
        </w:tc>
        <w:tc>
          <w:tcPr>
            <w:tcW w:w="1410" w:type="dxa"/>
          </w:tcPr>
          <w:p w14:paraId="0F041118" w14:textId="77777777" w:rsidR="00BC06B1" w:rsidRPr="00DF1A22" w:rsidRDefault="00BC06B1" w:rsidP="00DF1A22">
            <w:pPr>
              <w:rPr>
                <w:sz w:val="22"/>
                <w:szCs w:val="22"/>
              </w:rPr>
            </w:pPr>
            <w:r w:rsidRPr="00DF1A22">
              <w:rPr>
                <w:sz w:val="22"/>
                <w:szCs w:val="22"/>
              </w:rPr>
              <w:t>0</w:t>
            </w:r>
          </w:p>
        </w:tc>
        <w:tc>
          <w:tcPr>
            <w:tcW w:w="1362" w:type="dxa"/>
          </w:tcPr>
          <w:p w14:paraId="2A107021" w14:textId="026B1E9E" w:rsidR="00BC06B1" w:rsidRPr="00DF1A22" w:rsidRDefault="000A4428" w:rsidP="00DF1A22">
            <w:pPr>
              <w:rPr>
                <w:sz w:val="22"/>
                <w:szCs w:val="22"/>
              </w:rPr>
            </w:pPr>
            <w:r>
              <w:rPr>
                <w:sz w:val="22"/>
                <w:szCs w:val="22"/>
              </w:rPr>
              <w:t>ac-ft</w:t>
            </w:r>
          </w:p>
        </w:tc>
        <w:tc>
          <w:tcPr>
            <w:tcW w:w="1546" w:type="dxa"/>
          </w:tcPr>
          <w:p w14:paraId="53AA747C" w14:textId="77777777" w:rsidR="00BC06B1" w:rsidRPr="00DF1A22" w:rsidRDefault="00BC06B1" w:rsidP="00DF1A22">
            <w:pPr>
              <w:rPr>
                <w:sz w:val="22"/>
                <w:szCs w:val="22"/>
              </w:rPr>
            </w:pPr>
            <w:r w:rsidRPr="00DF1A22">
              <w:rPr>
                <w:sz w:val="22"/>
                <w:szCs w:val="22"/>
              </w:rPr>
              <w:t>Hard</w:t>
            </w:r>
          </w:p>
        </w:tc>
        <w:tc>
          <w:tcPr>
            <w:tcW w:w="3237" w:type="dxa"/>
          </w:tcPr>
          <w:p w14:paraId="4D43925C" w14:textId="77777777" w:rsidR="00BC06B1" w:rsidRPr="00DF1A22" w:rsidRDefault="00BC06B1" w:rsidP="00DF1A22">
            <w:pPr>
              <w:rPr>
                <w:sz w:val="22"/>
                <w:szCs w:val="22"/>
              </w:rPr>
            </w:pPr>
            <w:r w:rsidRPr="00DF1A22">
              <w:rPr>
                <w:sz w:val="22"/>
                <w:szCs w:val="22"/>
              </w:rPr>
              <w:t>bounds.yaml</w:t>
            </w:r>
          </w:p>
        </w:tc>
      </w:tr>
      <w:tr w:rsidR="00BC06B1" w:rsidRPr="00DF1A22" w14:paraId="49E18C91" w14:textId="77777777" w:rsidTr="00024C5E">
        <w:tc>
          <w:tcPr>
            <w:tcW w:w="1795" w:type="dxa"/>
          </w:tcPr>
          <w:p w14:paraId="65C492DE" w14:textId="77777777" w:rsidR="00BC06B1" w:rsidRPr="00DF1A22" w:rsidRDefault="00BC06B1" w:rsidP="00DF1A22">
            <w:pPr>
              <w:rPr>
                <w:sz w:val="22"/>
                <w:szCs w:val="22"/>
              </w:rPr>
            </w:pPr>
            <w:r w:rsidRPr="00DF1A22">
              <w:rPr>
                <w:sz w:val="22"/>
                <w:szCs w:val="22"/>
              </w:rPr>
              <w:t>Negative depletion</w:t>
            </w:r>
          </w:p>
        </w:tc>
        <w:tc>
          <w:tcPr>
            <w:tcW w:w="1410" w:type="dxa"/>
          </w:tcPr>
          <w:p w14:paraId="4143409D" w14:textId="77777777" w:rsidR="00BC06B1" w:rsidRPr="00DF1A22" w:rsidRDefault="00BC06B1" w:rsidP="00DF1A22">
            <w:pPr>
              <w:rPr>
                <w:sz w:val="22"/>
                <w:szCs w:val="22"/>
              </w:rPr>
            </w:pPr>
            <w:r w:rsidRPr="00DF1A22">
              <w:rPr>
                <w:sz w:val="22"/>
                <w:szCs w:val="22"/>
              </w:rPr>
              <w:t>0</w:t>
            </w:r>
          </w:p>
        </w:tc>
        <w:tc>
          <w:tcPr>
            <w:tcW w:w="1362" w:type="dxa"/>
          </w:tcPr>
          <w:p w14:paraId="4C12AB70" w14:textId="3A087B02" w:rsidR="00BC06B1" w:rsidRPr="00DF1A22" w:rsidRDefault="000A4428" w:rsidP="00DF1A22">
            <w:pPr>
              <w:rPr>
                <w:sz w:val="22"/>
                <w:szCs w:val="22"/>
              </w:rPr>
            </w:pPr>
            <w:r>
              <w:rPr>
                <w:sz w:val="22"/>
                <w:szCs w:val="22"/>
              </w:rPr>
              <w:t>ac-ft</w:t>
            </w:r>
          </w:p>
        </w:tc>
        <w:tc>
          <w:tcPr>
            <w:tcW w:w="1546" w:type="dxa"/>
          </w:tcPr>
          <w:p w14:paraId="0347D0D1" w14:textId="77777777" w:rsidR="00BC06B1" w:rsidRPr="00DF1A22" w:rsidRDefault="00BC06B1" w:rsidP="00DF1A22">
            <w:pPr>
              <w:rPr>
                <w:sz w:val="22"/>
                <w:szCs w:val="22"/>
              </w:rPr>
            </w:pPr>
            <w:r w:rsidRPr="00DF1A22">
              <w:rPr>
                <w:sz w:val="22"/>
                <w:szCs w:val="22"/>
              </w:rPr>
              <w:t>Hard</w:t>
            </w:r>
          </w:p>
        </w:tc>
        <w:tc>
          <w:tcPr>
            <w:tcW w:w="3237" w:type="dxa"/>
          </w:tcPr>
          <w:p w14:paraId="75228F54" w14:textId="77777777" w:rsidR="00BC06B1" w:rsidRPr="00DF1A22" w:rsidRDefault="00BC06B1" w:rsidP="00DF1A22">
            <w:pPr>
              <w:rPr>
                <w:sz w:val="22"/>
                <w:szCs w:val="22"/>
              </w:rPr>
            </w:pPr>
            <w:r w:rsidRPr="00DF1A22">
              <w:rPr>
                <w:sz w:val="22"/>
                <w:szCs w:val="22"/>
              </w:rPr>
              <w:t>bounds.yaml</w:t>
            </w:r>
          </w:p>
        </w:tc>
      </w:tr>
      <w:tr w:rsidR="00BC06B1" w:rsidRPr="00DF1A22" w14:paraId="6DA65DD7" w14:textId="77777777" w:rsidTr="00024C5E">
        <w:tc>
          <w:tcPr>
            <w:tcW w:w="1795" w:type="dxa"/>
          </w:tcPr>
          <w:p w14:paraId="6CDA7B9A" w14:textId="77777777" w:rsidR="00BC06B1" w:rsidRPr="00DF1A22" w:rsidRDefault="00BC06B1" w:rsidP="00DF1A22">
            <w:pPr>
              <w:rPr>
                <w:sz w:val="22"/>
                <w:szCs w:val="22"/>
              </w:rPr>
            </w:pPr>
            <w:r w:rsidRPr="00DF1A22">
              <w:rPr>
                <w:sz w:val="22"/>
                <w:szCs w:val="22"/>
              </w:rPr>
              <w:t>Total pumping soft maximum</w:t>
            </w:r>
          </w:p>
        </w:tc>
        <w:tc>
          <w:tcPr>
            <w:tcW w:w="1410" w:type="dxa"/>
          </w:tcPr>
          <w:p w14:paraId="14C4B67D" w14:textId="7A35F6A8" w:rsidR="00BC06B1" w:rsidRPr="00DF1A22" w:rsidRDefault="00BC06B1" w:rsidP="00DF1A22">
            <w:pPr>
              <w:rPr>
                <w:sz w:val="22"/>
                <w:szCs w:val="22"/>
              </w:rPr>
            </w:pPr>
            <w:r w:rsidRPr="00DF1A22">
              <w:rPr>
                <w:sz w:val="22"/>
                <w:szCs w:val="22"/>
              </w:rPr>
              <w:t xml:space="preserve">2x historical max (2,745.80 </w:t>
            </w:r>
            <w:r w:rsidR="000A4428">
              <w:rPr>
                <w:sz w:val="22"/>
                <w:szCs w:val="22"/>
              </w:rPr>
              <w:t>ac-ft</w:t>
            </w:r>
            <w:r w:rsidRPr="00DF1A22">
              <w:rPr>
                <w:sz w:val="22"/>
                <w:szCs w:val="22"/>
              </w:rPr>
              <w:t>)</w:t>
            </w:r>
          </w:p>
        </w:tc>
        <w:tc>
          <w:tcPr>
            <w:tcW w:w="1362" w:type="dxa"/>
          </w:tcPr>
          <w:p w14:paraId="5999907B" w14:textId="760BE0A5" w:rsidR="00BC06B1" w:rsidRPr="00DF1A22" w:rsidRDefault="000A4428" w:rsidP="00DF1A22">
            <w:pPr>
              <w:rPr>
                <w:sz w:val="22"/>
                <w:szCs w:val="22"/>
              </w:rPr>
            </w:pPr>
            <w:r>
              <w:rPr>
                <w:sz w:val="22"/>
                <w:szCs w:val="22"/>
              </w:rPr>
              <w:t>ac-ft</w:t>
            </w:r>
          </w:p>
        </w:tc>
        <w:tc>
          <w:tcPr>
            <w:tcW w:w="1546" w:type="dxa"/>
          </w:tcPr>
          <w:p w14:paraId="7348ABED" w14:textId="77777777" w:rsidR="00BC06B1" w:rsidRPr="00DF1A22" w:rsidRDefault="00BC06B1" w:rsidP="00DF1A22">
            <w:pPr>
              <w:rPr>
                <w:sz w:val="22"/>
                <w:szCs w:val="22"/>
              </w:rPr>
            </w:pPr>
            <w:r w:rsidRPr="00DF1A22">
              <w:rPr>
                <w:sz w:val="22"/>
                <w:szCs w:val="22"/>
              </w:rPr>
              <w:t>Soft</w:t>
            </w:r>
          </w:p>
        </w:tc>
        <w:tc>
          <w:tcPr>
            <w:tcW w:w="3237" w:type="dxa"/>
          </w:tcPr>
          <w:p w14:paraId="45F89CDB" w14:textId="77777777" w:rsidR="00BC06B1" w:rsidRPr="00DF1A22" w:rsidRDefault="00BC06B1" w:rsidP="00DF1A22">
            <w:pPr>
              <w:rPr>
                <w:sz w:val="22"/>
                <w:szCs w:val="22"/>
              </w:rPr>
            </w:pPr>
            <w:r w:rsidRPr="00DF1A22">
              <w:rPr>
                <w:sz w:val="22"/>
                <w:szCs w:val="22"/>
              </w:rPr>
              <w:t>bounds.yaml</w:t>
            </w:r>
          </w:p>
        </w:tc>
      </w:tr>
      <w:tr w:rsidR="00BC06B1" w:rsidRPr="00DF1A22" w14:paraId="6D97D26B" w14:textId="77777777" w:rsidTr="00024C5E">
        <w:tc>
          <w:tcPr>
            <w:tcW w:w="1795" w:type="dxa"/>
          </w:tcPr>
          <w:p w14:paraId="226AEA9B" w14:textId="77777777" w:rsidR="00BC06B1" w:rsidRPr="00DF1A22" w:rsidRDefault="00BC06B1" w:rsidP="00DF1A22">
            <w:pPr>
              <w:rPr>
                <w:sz w:val="22"/>
                <w:szCs w:val="22"/>
              </w:rPr>
            </w:pPr>
            <w:r w:rsidRPr="00DF1A22">
              <w:rPr>
                <w:sz w:val="22"/>
                <w:szCs w:val="22"/>
              </w:rPr>
              <w:t>Statistical outlier (2-sigma)</w:t>
            </w:r>
          </w:p>
        </w:tc>
        <w:tc>
          <w:tcPr>
            <w:tcW w:w="1410" w:type="dxa"/>
          </w:tcPr>
          <w:p w14:paraId="7AB70C8E" w14:textId="77777777" w:rsidR="00BC06B1" w:rsidRPr="00DF1A22" w:rsidRDefault="00BC06B1" w:rsidP="00DF1A22">
            <w:pPr>
              <w:rPr>
                <w:sz w:val="22"/>
                <w:szCs w:val="22"/>
              </w:rPr>
            </w:pPr>
            <w:r w:rsidRPr="00DF1A22">
              <w:rPr>
                <w:sz w:val="22"/>
                <w:szCs w:val="22"/>
              </w:rPr>
              <w:t>2.0</w:t>
            </w:r>
          </w:p>
        </w:tc>
        <w:tc>
          <w:tcPr>
            <w:tcW w:w="1362" w:type="dxa"/>
          </w:tcPr>
          <w:p w14:paraId="5B699207" w14:textId="77777777" w:rsidR="00BC06B1" w:rsidRPr="00DF1A22" w:rsidRDefault="00BC06B1" w:rsidP="00DF1A22">
            <w:pPr>
              <w:rPr>
                <w:sz w:val="22"/>
                <w:szCs w:val="22"/>
              </w:rPr>
            </w:pPr>
            <w:r w:rsidRPr="00DF1A22">
              <w:rPr>
                <w:sz w:val="22"/>
                <w:szCs w:val="22"/>
              </w:rPr>
              <w:t>standard deviations</w:t>
            </w:r>
          </w:p>
        </w:tc>
        <w:tc>
          <w:tcPr>
            <w:tcW w:w="1546" w:type="dxa"/>
          </w:tcPr>
          <w:p w14:paraId="7C140CDA" w14:textId="77777777" w:rsidR="00BC06B1" w:rsidRPr="00DF1A22" w:rsidRDefault="00BC06B1" w:rsidP="00DF1A22">
            <w:pPr>
              <w:rPr>
                <w:sz w:val="22"/>
                <w:szCs w:val="22"/>
              </w:rPr>
            </w:pPr>
            <w:r w:rsidRPr="00DF1A22">
              <w:rPr>
                <w:sz w:val="22"/>
                <w:szCs w:val="22"/>
              </w:rPr>
              <w:t>Soft</w:t>
            </w:r>
          </w:p>
        </w:tc>
        <w:tc>
          <w:tcPr>
            <w:tcW w:w="3237" w:type="dxa"/>
          </w:tcPr>
          <w:p w14:paraId="283E0022" w14:textId="77777777" w:rsidR="00BC06B1" w:rsidRPr="00DF1A22" w:rsidRDefault="00BC06B1" w:rsidP="00DF1A22">
            <w:pPr>
              <w:rPr>
                <w:sz w:val="22"/>
                <w:szCs w:val="22"/>
              </w:rPr>
            </w:pPr>
            <w:r w:rsidRPr="00DF1A22">
              <w:rPr>
                <w:sz w:val="22"/>
                <w:szCs w:val="22"/>
              </w:rPr>
              <w:t>bounds.yaml</w:t>
            </w:r>
          </w:p>
        </w:tc>
      </w:tr>
      <w:tr w:rsidR="00BC06B1" w:rsidRPr="00DF1A22" w14:paraId="6A163C7B" w14:textId="77777777" w:rsidTr="00024C5E">
        <w:tc>
          <w:tcPr>
            <w:tcW w:w="1795" w:type="dxa"/>
          </w:tcPr>
          <w:p w14:paraId="74704A4E" w14:textId="77777777" w:rsidR="00BC06B1" w:rsidRPr="00DF1A22" w:rsidRDefault="00BC06B1" w:rsidP="00DF1A22">
            <w:pPr>
              <w:rPr>
                <w:sz w:val="22"/>
                <w:szCs w:val="22"/>
              </w:rPr>
            </w:pPr>
            <w:r w:rsidRPr="00DF1A22">
              <w:rPr>
                <w:b/>
                <w:sz w:val="22"/>
                <w:szCs w:val="22"/>
              </w:rPr>
              <w:t>Validation — Temporal</w:t>
            </w:r>
          </w:p>
        </w:tc>
        <w:tc>
          <w:tcPr>
            <w:tcW w:w="1410" w:type="dxa"/>
          </w:tcPr>
          <w:p w14:paraId="12DF80DC" w14:textId="77777777" w:rsidR="00BC06B1" w:rsidRPr="00DF1A22" w:rsidRDefault="00BC06B1" w:rsidP="00DF1A22">
            <w:pPr>
              <w:rPr>
                <w:sz w:val="22"/>
                <w:szCs w:val="22"/>
              </w:rPr>
            </w:pPr>
          </w:p>
        </w:tc>
        <w:tc>
          <w:tcPr>
            <w:tcW w:w="1362" w:type="dxa"/>
          </w:tcPr>
          <w:p w14:paraId="235F2867" w14:textId="77777777" w:rsidR="00BC06B1" w:rsidRPr="00DF1A22" w:rsidRDefault="00BC06B1" w:rsidP="00DF1A22">
            <w:pPr>
              <w:rPr>
                <w:sz w:val="22"/>
                <w:szCs w:val="22"/>
              </w:rPr>
            </w:pPr>
          </w:p>
        </w:tc>
        <w:tc>
          <w:tcPr>
            <w:tcW w:w="1546" w:type="dxa"/>
          </w:tcPr>
          <w:p w14:paraId="149DBEE7" w14:textId="77777777" w:rsidR="00BC06B1" w:rsidRPr="00DF1A22" w:rsidRDefault="00BC06B1" w:rsidP="00DF1A22">
            <w:pPr>
              <w:rPr>
                <w:sz w:val="22"/>
                <w:szCs w:val="22"/>
              </w:rPr>
            </w:pPr>
          </w:p>
        </w:tc>
        <w:tc>
          <w:tcPr>
            <w:tcW w:w="3237" w:type="dxa"/>
          </w:tcPr>
          <w:p w14:paraId="02B16256" w14:textId="77777777" w:rsidR="00BC06B1" w:rsidRPr="00DF1A22" w:rsidRDefault="00BC06B1" w:rsidP="00DF1A22">
            <w:pPr>
              <w:rPr>
                <w:sz w:val="22"/>
                <w:szCs w:val="22"/>
              </w:rPr>
            </w:pPr>
          </w:p>
        </w:tc>
      </w:tr>
      <w:tr w:rsidR="00BC06B1" w:rsidRPr="00DF1A22" w14:paraId="7113B8F2" w14:textId="77777777" w:rsidTr="00024C5E">
        <w:tc>
          <w:tcPr>
            <w:tcW w:w="1795" w:type="dxa"/>
          </w:tcPr>
          <w:p w14:paraId="721B2036" w14:textId="77777777" w:rsidR="00BC06B1" w:rsidRPr="00DF1A22" w:rsidRDefault="00BC06B1" w:rsidP="00DF1A22">
            <w:pPr>
              <w:rPr>
                <w:sz w:val="22"/>
                <w:szCs w:val="22"/>
              </w:rPr>
            </w:pPr>
            <w:r w:rsidRPr="00DF1A22">
              <w:rPr>
                <w:sz w:val="22"/>
                <w:szCs w:val="22"/>
              </w:rPr>
              <w:t>Year-over-year pumping change</w:t>
            </w:r>
          </w:p>
        </w:tc>
        <w:tc>
          <w:tcPr>
            <w:tcW w:w="1410" w:type="dxa"/>
          </w:tcPr>
          <w:p w14:paraId="15AFAD2F" w14:textId="77777777" w:rsidR="00BC06B1" w:rsidRPr="00DF1A22" w:rsidRDefault="00BC06B1" w:rsidP="00DF1A22">
            <w:pPr>
              <w:rPr>
                <w:sz w:val="22"/>
                <w:szCs w:val="22"/>
              </w:rPr>
            </w:pPr>
            <w:r w:rsidRPr="00DF1A22">
              <w:rPr>
                <w:sz w:val="22"/>
                <w:szCs w:val="22"/>
              </w:rPr>
              <w:t>65</w:t>
            </w:r>
          </w:p>
        </w:tc>
        <w:tc>
          <w:tcPr>
            <w:tcW w:w="1362" w:type="dxa"/>
          </w:tcPr>
          <w:p w14:paraId="0F939767" w14:textId="77777777" w:rsidR="00BC06B1" w:rsidRPr="00DF1A22" w:rsidRDefault="00BC06B1" w:rsidP="00DF1A22">
            <w:pPr>
              <w:rPr>
                <w:sz w:val="22"/>
                <w:szCs w:val="22"/>
              </w:rPr>
            </w:pPr>
            <w:r w:rsidRPr="00DF1A22">
              <w:rPr>
                <w:sz w:val="22"/>
                <w:szCs w:val="22"/>
              </w:rPr>
              <w:t>%</w:t>
            </w:r>
          </w:p>
        </w:tc>
        <w:tc>
          <w:tcPr>
            <w:tcW w:w="1546" w:type="dxa"/>
          </w:tcPr>
          <w:p w14:paraId="2C240E28" w14:textId="77777777" w:rsidR="00BC06B1" w:rsidRPr="00DF1A22" w:rsidRDefault="00BC06B1" w:rsidP="00DF1A22">
            <w:pPr>
              <w:rPr>
                <w:sz w:val="22"/>
                <w:szCs w:val="22"/>
              </w:rPr>
            </w:pPr>
            <w:r w:rsidRPr="00DF1A22">
              <w:rPr>
                <w:sz w:val="22"/>
                <w:szCs w:val="22"/>
              </w:rPr>
              <w:t>Soft</w:t>
            </w:r>
          </w:p>
        </w:tc>
        <w:tc>
          <w:tcPr>
            <w:tcW w:w="3237" w:type="dxa"/>
          </w:tcPr>
          <w:p w14:paraId="7E3FCFCC" w14:textId="77777777" w:rsidR="00BC06B1" w:rsidRPr="00DF1A22" w:rsidRDefault="00BC06B1" w:rsidP="00DF1A22">
            <w:pPr>
              <w:rPr>
                <w:sz w:val="22"/>
                <w:szCs w:val="22"/>
              </w:rPr>
            </w:pPr>
            <w:r w:rsidRPr="00DF1A22">
              <w:rPr>
                <w:sz w:val="22"/>
                <w:szCs w:val="22"/>
              </w:rPr>
              <w:t>temporal_consistency.py</w:t>
            </w:r>
          </w:p>
        </w:tc>
      </w:tr>
      <w:tr w:rsidR="00BC06B1" w:rsidRPr="00DF1A22" w14:paraId="4CAFD0C1" w14:textId="77777777" w:rsidTr="00024C5E">
        <w:tc>
          <w:tcPr>
            <w:tcW w:w="1795" w:type="dxa"/>
          </w:tcPr>
          <w:p w14:paraId="1CAB153A" w14:textId="77777777" w:rsidR="00BC06B1" w:rsidRPr="00DF1A22" w:rsidRDefault="00BC06B1" w:rsidP="00DF1A22">
            <w:pPr>
              <w:rPr>
                <w:sz w:val="22"/>
                <w:szCs w:val="22"/>
              </w:rPr>
            </w:pPr>
            <w:r w:rsidRPr="00DF1A22">
              <w:rPr>
                <w:sz w:val="22"/>
                <w:szCs w:val="22"/>
              </w:rPr>
              <w:t>Year-over-year ratio change</w:t>
            </w:r>
          </w:p>
        </w:tc>
        <w:tc>
          <w:tcPr>
            <w:tcW w:w="1410" w:type="dxa"/>
          </w:tcPr>
          <w:p w14:paraId="6A5A088A" w14:textId="77777777" w:rsidR="00BC06B1" w:rsidRPr="00DF1A22" w:rsidRDefault="00BC06B1" w:rsidP="00DF1A22">
            <w:pPr>
              <w:rPr>
                <w:sz w:val="22"/>
                <w:szCs w:val="22"/>
              </w:rPr>
            </w:pPr>
            <w:r w:rsidRPr="00DF1A22">
              <w:rPr>
                <w:sz w:val="22"/>
                <w:szCs w:val="22"/>
              </w:rPr>
              <w:t>45</w:t>
            </w:r>
          </w:p>
        </w:tc>
        <w:tc>
          <w:tcPr>
            <w:tcW w:w="1362" w:type="dxa"/>
          </w:tcPr>
          <w:p w14:paraId="1B06985C" w14:textId="77777777" w:rsidR="00BC06B1" w:rsidRPr="00DF1A22" w:rsidRDefault="00BC06B1" w:rsidP="00DF1A22">
            <w:pPr>
              <w:rPr>
                <w:sz w:val="22"/>
                <w:szCs w:val="22"/>
              </w:rPr>
            </w:pPr>
            <w:r w:rsidRPr="00DF1A22">
              <w:rPr>
                <w:sz w:val="22"/>
                <w:szCs w:val="22"/>
              </w:rPr>
              <w:t>%</w:t>
            </w:r>
          </w:p>
        </w:tc>
        <w:tc>
          <w:tcPr>
            <w:tcW w:w="1546" w:type="dxa"/>
          </w:tcPr>
          <w:p w14:paraId="670FCF6C" w14:textId="77777777" w:rsidR="00BC06B1" w:rsidRPr="00DF1A22" w:rsidRDefault="00BC06B1" w:rsidP="00DF1A22">
            <w:pPr>
              <w:rPr>
                <w:sz w:val="22"/>
                <w:szCs w:val="22"/>
              </w:rPr>
            </w:pPr>
            <w:r w:rsidRPr="00DF1A22">
              <w:rPr>
                <w:sz w:val="22"/>
                <w:szCs w:val="22"/>
              </w:rPr>
              <w:t>Soft</w:t>
            </w:r>
          </w:p>
        </w:tc>
        <w:tc>
          <w:tcPr>
            <w:tcW w:w="3237" w:type="dxa"/>
          </w:tcPr>
          <w:p w14:paraId="64953F71" w14:textId="77777777" w:rsidR="00BC06B1" w:rsidRPr="00DF1A22" w:rsidRDefault="00BC06B1" w:rsidP="00DF1A22">
            <w:pPr>
              <w:rPr>
                <w:sz w:val="22"/>
                <w:szCs w:val="22"/>
              </w:rPr>
            </w:pPr>
            <w:r w:rsidRPr="00DF1A22">
              <w:rPr>
                <w:sz w:val="22"/>
                <w:szCs w:val="22"/>
              </w:rPr>
              <w:t>temporal_consistency.py</w:t>
            </w:r>
          </w:p>
        </w:tc>
      </w:tr>
      <w:tr w:rsidR="00BC06B1" w:rsidRPr="00DF1A22" w14:paraId="6DF95DA7" w14:textId="77777777" w:rsidTr="00024C5E">
        <w:tc>
          <w:tcPr>
            <w:tcW w:w="1795" w:type="dxa"/>
          </w:tcPr>
          <w:p w14:paraId="0FE85BE0" w14:textId="77777777" w:rsidR="00BC06B1" w:rsidRPr="00DF1A22" w:rsidRDefault="00BC06B1" w:rsidP="00DF1A22">
            <w:pPr>
              <w:rPr>
                <w:sz w:val="22"/>
                <w:szCs w:val="22"/>
              </w:rPr>
            </w:pPr>
            <w:r w:rsidRPr="00DF1A22">
              <w:rPr>
                <w:sz w:val="22"/>
                <w:szCs w:val="22"/>
              </w:rPr>
              <w:t>Seasonal correlation</w:t>
            </w:r>
          </w:p>
        </w:tc>
        <w:tc>
          <w:tcPr>
            <w:tcW w:w="1410" w:type="dxa"/>
          </w:tcPr>
          <w:p w14:paraId="60195918" w14:textId="77777777" w:rsidR="00BC06B1" w:rsidRPr="00DF1A22" w:rsidRDefault="00BC06B1" w:rsidP="00DF1A22">
            <w:pPr>
              <w:rPr>
                <w:sz w:val="22"/>
                <w:szCs w:val="22"/>
              </w:rPr>
            </w:pPr>
            <w:r w:rsidRPr="00DF1A22">
              <w:rPr>
                <w:sz w:val="22"/>
                <w:szCs w:val="22"/>
              </w:rPr>
              <w:t>0.75</w:t>
            </w:r>
          </w:p>
        </w:tc>
        <w:tc>
          <w:tcPr>
            <w:tcW w:w="1362" w:type="dxa"/>
          </w:tcPr>
          <w:p w14:paraId="477BDAD0" w14:textId="77777777" w:rsidR="00BC06B1" w:rsidRPr="00DF1A22" w:rsidRDefault="00BC06B1" w:rsidP="00DF1A22">
            <w:pPr>
              <w:rPr>
                <w:sz w:val="22"/>
                <w:szCs w:val="22"/>
              </w:rPr>
            </w:pPr>
            <w:r w:rsidRPr="00DF1A22">
              <w:rPr>
                <w:sz w:val="22"/>
                <w:szCs w:val="22"/>
              </w:rPr>
              <w:t>Pearson r</w:t>
            </w:r>
          </w:p>
        </w:tc>
        <w:tc>
          <w:tcPr>
            <w:tcW w:w="1546" w:type="dxa"/>
          </w:tcPr>
          <w:p w14:paraId="75864962" w14:textId="77777777" w:rsidR="00BC06B1" w:rsidRPr="00DF1A22" w:rsidRDefault="00BC06B1" w:rsidP="00DF1A22">
            <w:pPr>
              <w:rPr>
                <w:sz w:val="22"/>
                <w:szCs w:val="22"/>
              </w:rPr>
            </w:pPr>
            <w:r w:rsidRPr="00DF1A22">
              <w:rPr>
                <w:sz w:val="22"/>
                <w:szCs w:val="22"/>
              </w:rPr>
              <w:t>Soft</w:t>
            </w:r>
          </w:p>
        </w:tc>
        <w:tc>
          <w:tcPr>
            <w:tcW w:w="3237" w:type="dxa"/>
          </w:tcPr>
          <w:p w14:paraId="3BBA1D0D" w14:textId="77777777" w:rsidR="00BC06B1" w:rsidRPr="00DF1A22" w:rsidRDefault="00BC06B1" w:rsidP="00DF1A22">
            <w:pPr>
              <w:rPr>
                <w:sz w:val="22"/>
                <w:szCs w:val="22"/>
              </w:rPr>
            </w:pPr>
            <w:r w:rsidRPr="00DF1A22">
              <w:rPr>
                <w:sz w:val="22"/>
                <w:szCs w:val="22"/>
              </w:rPr>
              <w:t>temporal_consistency.py</w:t>
            </w:r>
          </w:p>
        </w:tc>
      </w:tr>
      <w:tr w:rsidR="00BC06B1" w:rsidRPr="00DF1A22" w14:paraId="0913D662" w14:textId="77777777" w:rsidTr="00024C5E">
        <w:tc>
          <w:tcPr>
            <w:tcW w:w="1795" w:type="dxa"/>
          </w:tcPr>
          <w:p w14:paraId="128AB905" w14:textId="77777777" w:rsidR="00BC06B1" w:rsidRPr="00DF1A22" w:rsidRDefault="00BC06B1" w:rsidP="00DF1A22">
            <w:pPr>
              <w:rPr>
                <w:sz w:val="22"/>
                <w:szCs w:val="22"/>
              </w:rPr>
            </w:pPr>
            <w:r w:rsidRPr="00DF1A22">
              <w:rPr>
                <w:sz w:val="22"/>
                <w:szCs w:val="22"/>
              </w:rPr>
              <w:t>Multi-year envelope buffer</w:t>
            </w:r>
          </w:p>
        </w:tc>
        <w:tc>
          <w:tcPr>
            <w:tcW w:w="1410" w:type="dxa"/>
          </w:tcPr>
          <w:p w14:paraId="6EE8B746" w14:textId="77777777" w:rsidR="00BC06B1" w:rsidRPr="00DF1A22" w:rsidRDefault="00BC06B1" w:rsidP="00DF1A22">
            <w:pPr>
              <w:rPr>
                <w:sz w:val="22"/>
                <w:szCs w:val="22"/>
              </w:rPr>
            </w:pPr>
            <w:r w:rsidRPr="00DF1A22">
              <w:rPr>
                <w:sz w:val="22"/>
                <w:szCs w:val="22"/>
              </w:rPr>
              <w:t>max(20%, 1.5 x CV)</w:t>
            </w:r>
          </w:p>
        </w:tc>
        <w:tc>
          <w:tcPr>
            <w:tcW w:w="1362" w:type="dxa"/>
          </w:tcPr>
          <w:p w14:paraId="70CBFD0D" w14:textId="77777777" w:rsidR="00BC06B1" w:rsidRPr="00DF1A22" w:rsidRDefault="00BC06B1" w:rsidP="00DF1A22">
            <w:pPr>
              <w:rPr>
                <w:sz w:val="22"/>
                <w:szCs w:val="22"/>
              </w:rPr>
            </w:pPr>
            <w:r w:rsidRPr="00DF1A22">
              <w:rPr>
                <w:sz w:val="22"/>
                <w:szCs w:val="22"/>
              </w:rPr>
              <w:t>fraction</w:t>
            </w:r>
          </w:p>
        </w:tc>
        <w:tc>
          <w:tcPr>
            <w:tcW w:w="1546" w:type="dxa"/>
          </w:tcPr>
          <w:p w14:paraId="5CB7C90B" w14:textId="77777777" w:rsidR="00BC06B1" w:rsidRPr="00DF1A22" w:rsidRDefault="00BC06B1" w:rsidP="00DF1A22">
            <w:pPr>
              <w:rPr>
                <w:sz w:val="22"/>
                <w:szCs w:val="22"/>
              </w:rPr>
            </w:pPr>
            <w:r w:rsidRPr="00DF1A22">
              <w:rPr>
                <w:sz w:val="22"/>
                <w:szCs w:val="22"/>
              </w:rPr>
              <w:t>Soft</w:t>
            </w:r>
          </w:p>
        </w:tc>
        <w:tc>
          <w:tcPr>
            <w:tcW w:w="3237" w:type="dxa"/>
          </w:tcPr>
          <w:p w14:paraId="11A88570" w14:textId="77777777" w:rsidR="00BC06B1" w:rsidRPr="00DF1A22" w:rsidRDefault="00BC06B1" w:rsidP="00DF1A22">
            <w:pPr>
              <w:rPr>
                <w:sz w:val="22"/>
                <w:szCs w:val="22"/>
              </w:rPr>
            </w:pPr>
            <w:r w:rsidRPr="00DF1A22">
              <w:rPr>
                <w:sz w:val="22"/>
                <w:szCs w:val="22"/>
              </w:rPr>
              <w:t>temporal_consistency.py</w:t>
            </w:r>
          </w:p>
        </w:tc>
      </w:tr>
    </w:tbl>
    <w:p w14:paraId="275C6F19" w14:textId="4826E304" w:rsidR="0004215D" w:rsidRDefault="0004215D" w:rsidP="00024C5E">
      <w:pPr>
        <w:spacing w:after="160" w:line="259" w:lineRule="auto"/>
        <w:jc w:val="left"/>
      </w:pPr>
    </w:p>
    <w:sectPr w:rsidR="0004215D" w:rsidSect="00FA5079">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Petronis, Laura, OSE" w:date="2026-03-10T15:42:00Z" w:initials="LH">
    <w:p w14:paraId="14AC1D7E" w14:textId="77777777" w:rsidR="0025675C" w:rsidRDefault="0025675C" w:rsidP="0025675C">
      <w:pPr>
        <w:pStyle w:val="CommentText"/>
        <w:jc w:val="left"/>
      </w:pPr>
      <w:r>
        <w:rPr>
          <w:rStyle w:val="CommentReference"/>
        </w:rPr>
        <w:annotationRef/>
      </w:r>
      <w:r>
        <w:t>The 2025 numbers are slightly different from what is in the City reporting.  Total City 2025 BW Q - 1351.87 vs 1351.91</w:t>
      </w:r>
    </w:p>
  </w:comment>
  <w:comment w:id="46" w:author="Wolaver, Brad, OSE" w:date="2026-03-17T13:24:00Z" w:initials="BW">
    <w:p w14:paraId="48C0A995" w14:textId="77777777" w:rsidR="00AA41FD" w:rsidRDefault="00AA41FD" w:rsidP="00AA41FD">
      <w:pPr>
        <w:pStyle w:val="CommentText"/>
        <w:jc w:val="left"/>
      </w:pPr>
      <w:r>
        <w:rPr>
          <w:rStyle w:val="CommentReference"/>
        </w:rPr>
        <w:annotationRef/>
      </w:r>
      <w:r>
        <w:t>2023-2025 ??:  Is label wrong???  Check code and XLSX</w:t>
      </w:r>
    </w:p>
  </w:comment>
  <w:comment w:id="47" w:author="Wolaver, Brad, OSE" w:date="2026-03-31T14:04:00Z" w:initials="BW">
    <w:p w14:paraId="04D6DFC4" w14:textId="77777777" w:rsidR="00C9622E" w:rsidRDefault="00C9622E" w:rsidP="00C9622E">
      <w:pPr>
        <w:pStyle w:val="CommentText"/>
        <w:jc w:val="left"/>
      </w:pPr>
      <w:r>
        <w:rPr>
          <w:rStyle w:val="CommentReference"/>
        </w:rPr>
        <w:annotationRef/>
      </w:r>
      <w:r>
        <w:t>fixed</w:t>
      </w:r>
    </w:p>
  </w:comment>
  <w:comment w:id="42" w:author="Petronis, Laura, OSE" w:date="2026-03-10T15:45:00Z" w:initials="LH">
    <w:p w14:paraId="67CA440E" w14:textId="77777777" w:rsidR="0025675C" w:rsidRDefault="0025675C" w:rsidP="0025675C">
      <w:pPr>
        <w:pStyle w:val="CommentText"/>
        <w:jc w:val="left"/>
      </w:pPr>
      <w:r>
        <w:rPr>
          <w:rStyle w:val="CommentReference"/>
        </w:rPr>
        <w:annotationRef/>
      </w:r>
      <w:r>
        <w:t>Is the recent average from 2023 to 2025 or is it 2022 to 2025 – if the former, then label appears to be incorrect, and if the latter, then the ave. appears to be incorrect.  Please either fix the label or the average.</w:t>
      </w:r>
    </w:p>
  </w:comment>
  <w:comment w:id="43" w:author="Wolaver, Brad, OSE" w:date="2026-03-17T13:25:00Z" w:initials="BW">
    <w:p w14:paraId="3F06A38C" w14:textId="77777777" w:rsidR="00AA41FD" w:rsidRDefault="00AA41FD" w:rsidP="00AA41FD">
      <w:pPr>
        <w:pStyle w:val="CommentText"/>
        <w:jc w:val="left"/>
      </w:pPr>
      <w:r>
        <w:rPr>
          <w:rStyle w:val="CommentReference"/>
        </w:rPr>
        <w:annotationRef/>
      </w:r>
      <w:r>
        <w:t>2023-2025 ??:  Is label wrong???  Check code and XLSX</w:t>
      </w:r>
    </w:p>
  </w:comment>
  <w:comment w:id="44" w:author="Wolaver, Brad, OSE" w:date="2026-03-20T09:20:00Z" w:initials="BW">
    <w:p w14:paraId="30ED1A42" w14:textId="77777777" w:rsidR="00A55D9A" w:rsidRDefault="00A55D9A" w:rsidP="00A55D9A">
      <w:pPr>
        <w:pStyle w:val="CommentText"/>
        <w:jc w:val="left"/>
      </w:pPr>
      <w:r>
        <w:rPr>
          <w:rStyle w:val="CommentReference"/>
        </w:rPr>
        <w:annotationRef/>
      </w:r>
      <w:r>
        <w:t>Code fixed so label matches calc of most recent 3 years</w:t>
      </w:r>
    </w:p>
  </w:comment>
  <w:comment w:id="50" w:author="Petronis, Laura, OSE" w:date="2026-03-10T15:51:00Z" w:initials="LH">
    <w:p w14:paraId="004CA82C" w14:textId="77777777" w:rsidR="00366370" w:rsidRDefault="00366370" w:rsidP="00366370">
      <w:pPr>
        <w:pStyle w:val="CommentText"/>
        <w:jc w:val="left"/>
      </w:pPr>
      <w:r>
        <w:rPr>
          <w:rStyle w:val="CommentReference"/>
        </w:rPr>
        <w:annotationRef/>
      </w:r>
      <w:r>
        <w:t>See comment above about slight discrepancy</w:t>
      </w:r>
    </w:p>
  </w:comment>
  <w:comment w:id="51" w:author="Wolaver, Brad, OSE" w:date="2026-03-31T14:09:00Z" w:initials="BW">
    <w:p w14:paraId="766B0017" w14:textId="77777777" w:rsidR="00BD5C5E" w:rsidRDefault="00BD5C5E" w:rsidP="00BD5C5E">
      <w:pPr>
        <w:pStyle w:val="CommentText"/>
        <w:jc w:val="left"/>
      </w:pPr>
      <w:r>
        <w:rPr>
          <w:rStyle w:val="CommentReference"/>
        </w:rPr>
        <w:annotationRef/>
      </w:r>
      <w:r>
        <w:rPr>
          <w:b/>
          <w:bCs/>
          <w:color w:val="000000"/>
          <w:highlight w:val="white"/>
        </w:rPr>
        <w:t>From:</w:t>
      </w:r>
      <w:r>
        <w:rPr>
          <w:color w:val="000000"/>
          <w:highlight w:val="white"/>
        </w:rPr>
        <w:t> Garcia, Lorraine, OSE &lt;Lorraine.Garcia@ose.nm.gov&gt;</w:t>
      </w:r>
      <w:r>
        <w:rPr>
          <w:color w:val="000000"/>
          <w:highlight w:val="white"/>
        </w:rPr>
        <w:br/>
      </w:r>
      <w:r>
        <w:rPr>
          <w:b/>
          <w:bCs/>
          <w:color w:val="000000"/>
          <w:highlight w:val="white"/>
        </w:rPr>
        <w:t>Sent:</w:t>
      </w:r>
      <w:r>
        <w:rPr>
          <w:color w:val="000000"/>
          <w:highlight w:val="white"/>
        </w:rPr>
        <w:t> Sunday, March 22, 2026 4:36 PM</w:t>
      </w:r>
      <w:r>
        <w:rPr>
          <w:color w:val="000000"/>
          <w:highlight w:val="white"/>
        </w:rPr>
        <w:br/>
      </w:r>
      <w:r>
        <w:rPr>
          <w:b/>
          <w:bCs/>
          <w:color w:val="000000"/>
          <w:highlight w:val="white"/>
        </w:rPr>
        <w:t>To:</w:t>
      </w:r>
      <w:r>
        <w:rPr>
          <w:color w:val="000000"/>
          <w:highlight w:val="white"/>
        </w:rPr>
        <w:t> Wolaver, Brad, OSE &lt;Brad.Wolaver@ose.nm.gov&gt;; Maestas, Joey, OSE &lt;Joey.Maestas@ose.nm.gov&gt;</w:t>
      </w:r>
      <w:r>
        <w:rPr>
          <w:color w:val="000000"/>
          <w:highlight w:val="white"/>
        </w:rPr>
        <w:br/>
      </w:r>
      <w:r>
        <w:rPr>
          <w:b/>
          <w:bCs/>
          <w:color w:val="000000"/>
          <w:highlight w:val="white"/>
        </w:rPr>
        <w:t>Subject:</w:t>
      </w:r>
      <w:r>
        <w:rPr>
          <w:color w:val="000000"/>
          <w:highlight w:val="white"/>
        </w:rPr>
        <w:t> RE: Question: City of Santa Fe Buckman 2025 Reporting </w:t>
      </w:r>
    </w:p>
    <w:p w14:paraId="01EF7316" w14:textId="77777777" w:rsidR="00BD5C5E" w:rsidRDefault="00BD5C5E" w:rsidP="00BD5C5E">
      <w:pPr>
        <w:pStyle w:val="CommentText"/>
        <w:jc w:val="left"/>
      </w:pPr>
    </w:p>
    <w:p w14:paraId="5A1EC8DD" w14:textId="77777777" w:rsidR="00BD5C5E" w:rsidRDefault="00BD5C5E" w:rsidP="00BD5C5E">
      <w:pPr>
        <w:pStyle w:val="CommentText"/>
        <w:jc w:val="left"/>
      </w:pPr>
      <w:r>
        <w:rPr>
          <w:color w:val="000000"/>
          <w:highlight w:val="white"/>
        </w:rPr>
        <w:t>Hi Brad-</w:t>
      </w:r>
    </w:p>
    <w:p w14:paraId="6A0CB721" w14:textId="77777777" w:rsidR="00BD5C5E" w:rsidRDefault="00BD5C5E" w:rsidP="00BD5C5E">
      <w:pPr>
        <w:pStyle w:val="CommentText"/>
        <w:jc w:val="left"/>
      </w:pPr>
      <w:r>
        <w:rPr>
          <w:color w:val="000000"/>
          <w:highlight w:val="white"/>
        </w:rPr>
        <w:t>We have had this discussion before with Laura. I think that it is okay. I think we just noted it last time. You are correct in that it is caused by rounding in their accounting spreadsheet. There is not really a way to fix it, on our side I don’t think.</w:t>
      </w:r>
    </w:p>
    <w:p w14:paraId="416FB2C5" w14:textId="77777777" w:rsidR="00BD5C5E" w:rsidRDefault="00BD5C5E" w:rsidP="00BD5C5E">
      <w:pPr>
        <w:pStyle w:val="CommentText"/>
        <w:jc w:val="left"/>
      </w:pPr>
    </w:p>
  </w:comment>
  <w:comment w:id="57" w:author="Petronis, Laura, OSE" w:date="2026-03-10T17:36:00Z" w:initials="LH">
    <w:p w14:paraId="45BB4670" w14:textId="77777777" w:rsidR="00436950" w:rsidRDefault="008140FE" w:rsidP="00436950">
      <w:pPr>
        <w:pStyle w:val="CommentText"/>
        <w:jc w:val="left"/>
      </w:pPr>
      <w:r>
        <w:rPr>
          <w:rStyle w:val="CommentReference"/>
        </w:rPr>
        <w:annotationRef/>
      </w:r>
      <w:r w:rsidR="00436950">
        <w:t>I think it is fine that you are using the term verification here but I wonder about using the word “validation” for what is described here.  I think model validation is focused on making sure the model is representing the real world conditions and would involve comparison of simulation vs observed results.  In this case, you are comparing the previous years results to current simulation to make sure it is working correctly.  I have proposed some edits to address these concerns – see what you think.</w:t>
      </w:r>
    </w:p>
  </w:comment>
  <w:comment w:id="58" w:author="Wolaver, Brad, OSE" w:date="2026-03-17T13:26:00Z" w:initials="BW">
    <w:p w14:paraId="4B397E2F" w14:textId="77777777" w:rsidR="009535A9" w:rsidRDefault="009535A9" w:rsidP="009535A9">
      <w:pPr>
        <w:pStyle w:val="CommentText"/>
        <w:jc w:val="left"/>
      </w:pPr>
      <w:r>
        <w:rPr>
          <w:rStyle w:val="CommentReference"/>
        </w:rPr>
        <w:annotationRef/>
      </w:r>
      <w:r>
        <w:t>CLARIFY “In modeling validatino is X; but in software engineering, validay9in is Y”  OR delete validation</w:t>
      </w:r>
    </w:p>
  </w:comment>
  <w:comment w:id="59" w:author="Wolaver, Brad, OSE" w:date="2026-04-02T10:48:00Z" w:initials="BW">
    <w:p w14:paraId="547BBE0C" w14:textId="77777777" w:rsidR="005552D0" w:rsidRDefault="005552D0" w:rsidP="005552D0">
      <w:pPr>
        <w:pStyle w:val="CommentText"/>
        <w:jc w:val="left"/>
      </w:pPr>
      <w:r>
        <w:rPr>
          <w:rStyle w:val="CommentReference"/>
        </w:rPr>
        <w:annotationRef/>
      </w:r>
      <w:r>
        <w:t>I updated this section to make it clearer and to draw out the distinction between V&amp;V for GW modeling and software development.  THX</w:t>
      </w:r>
    </w:p>
  </w:comment>
  <w:comment w:id="162" w:author="Petronis, Laura, OSE" w:date="2026-03-10T17:43:00Z" w:initials="LH">
    <w:p w14:paraId="6ED7B0C0" w14:textId="77777777" w:rsidR="00436950" w:rsidRDefault="00DE1C0D" w:rsidP="00436950">
      <w:pPr>
        <w:pStyle w:val="CommentText"/>
        <w:jc w:val="left"/>
      </w:pPr>
      <w:r>
        <w:rPr>
          <w:rStyle w:val="CommentReference"/>
        </w:rPr>
        <w:annotationRef/>
      </w:r>
      <w:r w:rsidR="00436950">
        <w:t>What do you mean by the code changing?  Which code – the MODFLOW code, the python code?  Do you mean if someone changes the python code in the future?</w:t>
      </w:r>
    </w:p>
  </w:comment>
  <w:comment w:id="163" w:author="Wolaver, Brad, OSE" w:date="2026-03-17T13:28:00Z" w:initials="BW">
    <w:p w14:paraId="6A6DF772" w14:textId="77777777" w:rsidR="00B01713" w:rsidRDefault="00B01713" w:rsidP="00B01713">
      <w:pPr>
        <w:pStyle w:val="CommentText"/>
        <w:jc w:val="left"/>
      </w:pPr>
      <w:r>
        <w:rPr>
          <w:rStyle w:val="CommentReference"/>
        </w:rPr>
        <w:annotationRef/>
      </w:r>
      <w:r>
        <w:t>Del or python / package update and not used env file???</w:t>
      </w:r>
    </w:p>
  </w:comment>
  <w:comment w:id="164" w:author="Wolaver, Brad, OSE" w:date="2026-03-31T15:14:00Z" w:initials="BW">
    <w:p w14:paraId="01381C54" w14:textId="77777777" w:rsidR="009B20EA" w:rsidRDefault="009B20EA" w:rsidP="009B20EA">
      <w:pPr>
        <w:pStyle w:val="CommentText"/>
        <w:jc w:val="left"/>
      </w:pPr>
      <w:r>
        <w:rPr>
          <w:rStyle w:val="CommentReference"/>
        </w:rPr>
        <w:annotationRef/>
      </w:r>
      <w:r>
        <w:t>ok</w:t>
      </w:r>
    </w:p>
  </w:comment>
  <w:comment w:id="180" w:author="Petronis, Laura, OSE" w:date="2026-03-11T11:39:00Z" w:initials="LH">
    <w:p w14:paraId="4ADCF758" w14:textId="68ECA91C" w:rsidR="005B0688" w:rsidRDefault="005B0688" w:rsidP="005B0688">
      <w:pPr>
        <w:pStyle w:val="CommentText"/>
        <w:jc w:val="left"/>
      </w:pPr>
      <w:r>
        <w:rPr>
          <w:rStyle w:val="CommentReference"/>
        </w:rPr>
        <w:annotationRef/>
      </w:r>
      <w:r>
        <w:t>It is possible for streamflow depletion in a given year to exceed the pumping in that same year due to residual depletions due to historical pumping and residual depletions.  This has happened in the past (2019 pumping was lower than streamflow depletions). This verification step should be revised.</w:t>
      </w:r>
    </w:p>
  </w:comment>
  <w:comment w:id="181" w:author="Wolaver, Brad, OSE" w:date="2026-03-17T13:30:00Z" w:initials="BW">
    <w:p w14:paraId="164081FF" w14:textId="77777777" w:rsidR="001812DB" w:rsidRDefault="001812DB" w:rsidP="001812DB">
      <w:pPr>
        <w:pStyle w:val="CommentText"/>
        <w:jc w:val="left"/>
      </w:pPr>
      <w:r>
        <w:rPr>
          <w:rStyle w:val="CommentReference"/>
        </w:rPr>
        <w:annotationRef/>
      </w:r>
      <w:r>
        <w:t>FIX THIS…. Q in prior years &gt;&gt;&gt; Q current past year can still have depletion &gt;&gt;&gt; than past year pumping… fix this</w:t>
      </w:r>
    </w:p>
  </w:comment>
  <w:comment w:id="182" w:author="Wolaver, Brad, OSE" w:date="2026-04-02T10:48:00Z" w:initials="BW">
    <w:p w14:paraId="25066710" w14:textId="77777777" w:rsidR="005552D0" w:rsidRDefault="005552D0" w:rsidP="005552D0">
      <w:pPr>
        <w:pStyle w:val="CommentText"/>
        <w:jc w:val="left"/>
      </w:pPr>
      <w:r>
        <w:rPr>
          <w:rStyle w:val="CommentReference"/>
        </w:rPr>
        <w:annotationRef/>
      </w:r>
      <w:r>
        <w:t>Addressed</w:t>
      </w:r>
    </w:p>
  </w:comment>
  <w:comment w:id="221" w:author="Petronis, Laura, OSE" w:date="2026-03-11T11:41:00Z" w:initials="LH">
    <w:p w14:paraId="0AFB972F" w14:textId="77777777" w:rsidR="005B0688" w:rsidRDefault="005B0688" w:rsidP="005B0688">
      <w:pPr>
        <w:pStyle w:val="CommentText"/>
        <w:jc w:val="left"/>
      </w:pPr>
      <w:r>
        <w:rPr>
          <w:rStyle w:val="CommentReference"/>
        </w:rPr>
        <w:annotationRef/>
      </w:r>
      <w:r>
        <w:t>Can anyone run this Buckman Well Field pipeline or do you need Linux?</w:t>
      </w:r>
    </w:p>
  </w:comment>
  <w:comment w:id="222" w:author="Wolaver, Brad, OSE" w:date="2026-03-17T13:30:00Z" w:initials="BW">
    <w:p w14:paraId="09B737AB" w14:textId="77777777" w:rsidR="001812DB" w:rsidRDefault="001812DB" w:rsidP="001812DB">
      <w:pPr>
        <w:pStyle w:val="CommentText"/>
        <w:jc w:val="left"/>
      </w:pPr>
      <w:r>
        <w:rPr>
          <w:rStyle w:val="CommentReference"/>
        </w:rPr>
        <w:annotationRef/>
      </w:r>
      <w:r>
        <w:t>Yes can run in windows</w:t>
      </w:r>
    </w:p>
  </w:comment>
  <w:comment w:id="223" w:author="Wolaver, Brad, OSE" w:date="2026-04-01T09:25:00Z" w:initials="BW">
    <w:p w14:paraId="2D2F4CF4" w14:textId="77777777" w:rsidR="00CC3696" w:rsidRDefault="00CC3696" w:rsidP="00CC3696">
      <w:pPr>
        <w:pStyle w:val="CommentText"/>
        <w:jc w:val="left"/>
      </w:pPr>
      <w:r>
        <w:rPr>
          <w:rStyle w:val="CommentReference"/>
        </w:rPr>
        <w:annotationRef/>
      </w:r>
      <w:r>
        <w:t>updated</w:t>
      </w:r>
    </w:p>
  </w:comment>
  <w:comment w:id="273" w:author="Petronis, Laura, OSE" w:date="2026-03-11T11:52:00Z" w:initials="LH">
    <w:p w14:paraId="3E828DEB" w14:textId="77777777" w:rsidR="00780AA8" w:rsidRDefault="00780AA8" w:rsidP="00780AA8">
      <w:pPr>
        <w:pStyle w:val="CommentText"/>
        <w:jc w:val="left"/>
      </w:pPr>
      <w:r>
        <w:rPr>
          <w:rStyle w:val="CommentReference"/>
        </w:rPr>
        <w:annotationRef/>
      </w:r>
      <w:r>
        <w:t>Why would they drift?</w:t>
      </w:r>
    </w:p>
  </w:comment>
  <w:comment w:id="274" w:author="Wolaver, Brad, OSE" w:date="2026-03-17T13:34:00Z" w:initials="BW">
    <w:p w14:paraId="1235DBC3" w14:textId="77777777" w:rsidR="00517D75" w:rsidRDefault="00517D75" w:rsidP="00517D75">
      <w:pPr>
        <w:pStyle w:val="CommentText"/>
        <w:jc w:val="left"/>
      </w:pPr>
      <w:r>
        <w:rPr>
          <w:rStyle w:val="CommentReference"/>
        </w:rPr>
        <w:annotationRef/>
      </w:r>
      <w:r>
        <w:t xml:space="preserve">See prior commend on code change…. Drift = </w:t>
      </w:r>
      <w:r>
        <w:rPr>
          <w:b/>
          <w:bCs/>
        </w:rPr>
        <w:t>Dependency drift:</w:t>
      </w:r>
      <w:r>
        <w:t xml:space="preserve"> Libraries and tools (versions) in different environments or branches diverge—lockfiles not updated consistently, leading to “works on my machine” issues.</w:t>
      </w:r>
    </w:p>
  </w:comment>
  <w:comment w:id="275" w:author="Wolaver, Brad, OSE" w:date="2026-03-17T13:34:00Z" w:initials="BW">
    <w:p w14:paraId="02973FC5" w14:textId="77777777" w:rsidR="000257DD" w:rsidRDefault="000257DD" w:rsidP="000257DD">
      <w:pPr>
        <w:pStyle w:val="CommentText"/>
        <w:jc w:val="left"/>
      </w:pPr>
      <w:r>
        <w:rPr>
          <w:rStyle w:val="CommentReference"/>
        </w:rPr>
        <w:annotationRef/>
      </w:r>
      <w:r>
        <w:t>Provide example of code drift and code change (earlier comment) so it’s clear</w:t>
      </w:r>
    </w:p>
  </w:comment>
  <w:comment w:id="276" w:author="Wolaver, Brad, OSE" w:date="2026-04-01T09:30:00Z" w:initials="BW">
    <w:p w14:paraId="7340A1A9" w14:textId="77777777" w:rsidR="00057861" w:rsidRDefault="00057861" w:rsidP="00057861">
      <w:pPr>
        <w:pStyle w:val="CommentText"/>
        <w:jc w:val="left"/>
      </w:pPr>
      <w:r>
        <w:rPr>
          <w:rStyle w:val="CommentReference"/>
        </w:rPr>
        <w:annotationRef/>
      </w:r>
      <w:r>
        <w:t>Improved clarity of text</w:t>
      </w:r>
    </w:p>
  </w:comment>
  <w:comment w:id="289" w:author="Petronis, Laura, OSE" w:date="2026-03-11T13:44:00Z" w:initials="LH">
    <w:p w14:paraId="39B2FA7C" w14:textId="77777777" w:rsidR="0028458C" w:rsidRDefault="0028458C" w:rsidP="0028458C">
      <w:pPr>
        <w:pStyle w:val="CommentText"/>
        <w:jc w:val="left"/>
      </w:pPr>
      <w:r>
        <w:rPr>
          <w:rStyle w:val="CommentReference"/>
        </w:rPr>
        <w:annotationRef/>
      </w:r>
      <w:r>
        <w:t>Why are these different?  Is it significant figures?</w:t>
      </w:r>
    </w:p>
  </w:comment>
  <w:comment w:id="290" w:author="Wolaver, Brad, OSE" w:date="2026-04-01T13:12:00Z" w:initials="BW">
    <w:p w14:paraId="02521F64" w14:textId="77777777" w:rsidR="00694679" w:rsidRDefault="00694679" w:rsidP="00694679">
      <w:pPr>
        <w:pStyle w:val="CommentText"/>
        <w:jc w:val="left"/>
      </w:pPr>
      <w:r>
        <w:rPr>
          <w:rStyle w:val="CommentReference"/>
        </w:rPr>
        <w:annotationRef/>
      </w:r>
      <w:r>
        <w:t>I added an explanatory note.  Thx catching</w:t>
      </w:r>
    </w:p>
  </w:comment>
  <w:comment w:id="316" w:author="Petronis, Laura, OSE" w:date="2026-03-11T13:59:00Z" w:initials="LH">
    <w:p w14:paraId="04749697" w14:textId="77777777" w:rsidR="00436950" w:rsidRDefault="0011023D" w:rsidP="00436950">
      <w:pPr>
        <w:pStyle w:val="CommentText"/>
        <w:jc w:val="left"/>
      </w:pPr>
      <w:r>
        <w:rPr>
          <w:rStyle w:val="CommentReference"/>
        </w:rPr>
        <w:annotationRef/>
      </w:r>
      <w:r w:rsidR="00436950">
        <w:t xml:space="preserve">Why would the code regress or break?  </w:t>
      </w:r>
    </w:p>
  </w:comment>
  <w:comment w:id="317" w:author="Wolaver, Brad, OSE" w:date="2026-03-17T13:35:00Z" w:initials="BW">
    <w:p w14:paraId="07336657" w14:textId="77777777" w:rsidR="00807638" w:rsidRDefault="00807638" w:rsidP="00807638">
      <w:pPr>
        <w:pStyle w:val="CommentText"/>
        <w:jc w:val="left"/>
      </w:pPr>
      <w:r>
        <w:rPr>
          <w:rStyle w:val="CommentReference"/>
        </w:rPr>
        <w:annotationRef/>
      </w:r>
      <w:r>
        <w:t>See prior code change /drift comments… plain english / exapmles</w:t>
      </w:r>
    </w:p>
  </w:comment>
  <w:comment w:id="318" w:author="Wolaver, Brad, OSE" w:date="2026-04-01T13:18:00Z" w:initials="BW">
    <w:p w14:paraId="2E022702" w14:textId="77777777" w:rsidR="009B5F22" w:rsidRDefault="009B5F22" w:rsidP="009B5F22">
      <w:pPr>
        <w:pStyle w:val="CommentText"/>
        <w:jc w:val="left"/>
      </w:pPr>
      <w:r>
        <w:rPr>
          <w:rStyle w:val="CommentReference"/>
        </w:rPr>
        <w:annotationRef/>
      </w:r>
      <w:r>
        <w:t>Added explanatory text</w:t>
      </w:r>
    </w:p>
  </w:comment>
  <w:comment w:id="339" w:author="Petronis, Laura, OSE" w:date="2026-03-11T14:01:00Z" w:initials="LH">
    <w:p w14:paraId="0686A66D" w14:textId="0D9A1042" w:rsidR="00AA44D3" w:rsidRDefault="00AA44D3" w:rsidP="00AA44D3">
      <w:pPr>
        <w:pStyle w:val="CommentText"/>
        <w:jc w:val="left"/>
      </w:pPr>
      <w:r>
        <w:rPr>
          <w:rStyle w:val="CommentReference"/>
        </w:rPr>
        <w:annotationRef/>
      </w:r>
      <w:r>
        <w:t xml:space="preserve">What do you mean by grid cell values?  </w:t>
      </w:r>
    </w:p>
  </w:comment>
  <w:comment w:id="340" w:author="Wolaver, Brad, OSE" w:date="2026-03-17T13:36:00Z" w:initials="BW">
    <w:p w14:paraId="0B71C675" w14:textId="77777777" w:rsidR="00CF3F47" w:rsidRDefault="00CF3F47" w:rsidP="00CF3F47">
      <w:pPr>
        <w:pStyle w:val="CommentText"/>
        <w:jc w:val="left"/>
      </w:pPr>
      <w:r>
        <w:rPr>
          <w:rStyle w:val="CommentReference"/>
        </w:rPr>
        <w:annotationRef/>
      </w:r>
      <w:r>
        <w:t xml:space="preserve">Model row, column, layer – tie to the depletion output file </w:t>
      </w:r>
    </w:p>
  </w:comment>
  <w:comment w:id="341" w:author="Wolaver, Brad, OSE" w:date="2026-04-01T13:25:00Z" w:initials="BW">
    <w:p w14:paraId="77BC60E3" w14:textId="77777777" w:rsidR="0098442B" w:rsidRDefault="0098442B" w:rsidP="0098442B">
      <w:pPr>
        <w:pStyle w:val="CommentText"/>
        <w:jc w:val="left"/>
      </w:pPr>
      <w:r>
        <w:rPr>
          <w:rStyle w:val="CommentReference"/>
        </w:rPr>
        <w:annotationRef/>
      </w:r>
      <w:r>
        <w:t>Clarified working</w:t>
      </w:r>
    </w:p>
  </w:comment>
  <w:comment w:id="360" w:author="Petronis, Laura, OSE" w:date="2026-03-11T14:22:00Z" w:initials="LH">
    <w:p w14:paraId="142FA274" w14:textId="77777777" w:rsidR="00846F98" w:rsidRDefault="00846F98" w:rsidP="00846F98">
      <w:pPr>
        <w:pStyle w:val="CommentText"/>
        <w:jc w:val="left"/>
      </w:pPr>
      <w:r>
        <w:rPr>
          <w:rStyle w:val="CommentReference"/>
        </w:rPr>
        <w:annotationRef/>
      </w:r>
      <w:r>
        <w:t xml:space="preserve">Is this supposed to be Buckman Well Field Pumping? (BWP?)  </w:t>
      </w:r>
    </w:p>
  </w:comment>
  <w:comment w:id="362" w:author="Petronis, Laura, OSE" w:date="2026-03-11T14:23:00Z" w:initials="LH">
    <w:p w14:paraId="7EFAB3DE" w14:textId="77777777" w:rsidR="00846F98" w:rsidRDefault="00846F98" w:rsidP="00846F98">
      <w:pPr>
        <w:pStyle w:val="CommentText"/>
        <w:jc w:val="left"/>
      </w:pPr>
      <w:r>
        <w:rPr>
          <w:rStyle w:val="CommentReference"/>
        </w:rPr>
        <w:annotationRef/>
      </w:r>
      <w:r>
        <w:t>What impact would this have on calculation?  Do we need to improve rounding errors?</w:t>
      </w:r>
    </w:p>
  </w:comment>
  <w:comment w:id="363" w:author="Wolaver, Brad, OSE" w:date="2026-03-17T13:38:00Z" w:initials="BW">
    <w:p w14:paraId="7FB30BDA" w14:textId="77777777" w:rsidR="007E1EBD" w:rsidRDefault="007E1EBD" w:rsidP="007E1EBD">
      <w:pPr>
        <w:pStyle w:val="CommentText"/>
        <w:jc w:val="left"/>
      </w:pPr>
      <w:r>
        <w:rPr>
          <w:rStyle w:val="CommentReference"/>
        </w:rPr>
        <w:annotationRef/>
      </w:r>
      <w:r>
        <w:t>Check sig figs if fixes</w:t>
      </w:r>
      <w:r>
        <w:br/>
        <w:t xml:space="preserve">Ask Joey and Lorrain vs what did City report????   Ideally want match if possible… </w:t>
      </w:r>
    </w:p>
  </w:comment>
  <w:comment w:id="364" w:author="Wolaver, Brad, OSE" w:date="2026-03-17T13:40:00Z" w:initials="BW">
    <w:p w14:paraId="1DAA979E" w14:textId="77777777" w:rsidR="007A77D3" w:rsidRDefault="007A77D3" w:rsidP="007A77D3">
      <w:pPr>
        <w:pStyle w:val="CommentText"/>
        <w:jc w:val="left"/>
      </w:pPr>
      <w:r>
        <w:rPr>
          <w:rStyle w:val="CommentReference"/>
        </w:rPr>
        <w:annotationRef/>
      </w:r>
      <w:r>
        <w:t>After speak WRD D6 (getting slight discrpancy of couple 100’s of AF – is that going to be issue)…</w:t>
      </w:r>
      <w:r>
        <w:br/>
      </w:r>
      <w:r>
        <w:br/>
        <w:t>If so can request from city CSVs with more sig figs</w:t>
      </w:r>
    </w:p>
  </w:comment>
  <w:comment w:id="365" w:author="Wolaver, Brad, OSE" w:date="2026-04-01T09:52:00Z" w:initials="BW">
    <w:p w14:paraId="01179102" w14:textId="77777777" w:rsidR="008E35E3" w:rsidRDefault="008E35E3" w:rsidP="008E35E3">
      <w:pPr>
        <w:pStyle w:val="CommentText"/>
        <w:jc w:val="left"/>
      </w:pPr>
      <w:r>
        <w:rPr>
          <w:rStyle w:val="CommentReference"/>
        </w:rPr>
        <w:annotationRef/>
      </w:r>
      <w:r>
        <w:t>All ok per D6</w:t>
      </w:r>
    </w:p>
  </w:comment>
  <w:comment w:id="366" w:author="Petronis, Laura, OSE" w:date="2026-03-11T14:24:00Z" w:initials="LH">
    <w:p w14:paraId="33E8D67F" w14:textId="77777777" w:rsidR="00846F98" w:rsidRDefault="00846F98" w:rsidP="00846F98">
      <w:pPr>
        <w:pStyle w:val="CommentText"/>
        <w:jc w:val="left"/>
      </w:pPr>
      <w:r>
        <w:rPr>
          <w:rStyle w:val="CommentReference"/>
        </w:rPr>
        <w:annotationRef/>
      </w:r>
      <w:r>
        <w:t>Why use this as the tolerance?  Why not lower?</w:t>
      </w:r>
    </w:p>
  </w:comment>
  <w:comment w:id="367" w:author="Wolaver, Brad, OSE" w:date="2026-03-17T13:42:00Z" w:initials="BW">
    <w:p w14:paraId="4E7898FC" w14:textId="77777777" w:rsidR="00182701" w:rsidRDefault="00182701" w:rsidP="00182701">
      <w:pPr>
        <w:pStyle w:val="CommentText"/>
        <w:jc w:val="left"/>
      </w:pPr>
      <w:r>
        <w:rPr>
          <w:rStyle w:val="CommentReference"/>
        </w:rPr>
        <w:annotationRef/>
      </w:r>
      <w:r>
        <w:t>After speak w/ WRD to understand what tolerances are OK…</w:t>
      </w:r>
      <w:r>
        <w:br/>
      </w:r>
      <w:r>
        <w:br/>
        <w:t>How in Pyton det that use X or Y sig figs (8 or 10etc)</w:t>
      </w:r>
      <w:r>
        <w:br/>
      </w:r>
    </w:p>
  </w:comment>
  <w:comment w:id="368" w:author="Wolaver, Brad, OSE" w:date="2026-04-01T13:52:00Z" w:initials="BW">
    <w:p w14:paraId="7362998B" w14:textId="77777777" w:rsidR="00FF7455" w:rsidRDefault="00FF7455" w:rsidP="00FF7455">
      <w:pPr>
        <w:pStyle w:val="CommentText"/>
        <w:jc w:val="left"/>
      </w:pPr>
      <w:r>
        <w:rPr>
          <w:rStyle w:val="CommentReference"/>
        </w:rPr>
        <w:annotationRef/>
      </w:r>
      <w:r>
        <w:t>Updated in text and flag in code changed from hard to soft</w:t>
      </w:r>
    </w:p>
  </w:comment>
  <w:comment w:id="374" w:author="Petronis, Laura, OSE" w:date="2026-03-11T14:28:00Z" w:initials="LH">
    <w:p w14:paraId="0F162CE2" w14:textId="77777777" w:rsidR="00846F98" w:rsidRDefault="00846F98" w:rsidP="00846F98">
      <w:pPr>
        <w:pStyle w:val="CommentText"/>
        <w:jc w:val="left"/>
      </w:pPr>
      <w:r>
        <w:rPr>
          <w:rStyle w:val="CommentReference"/>
        </w:rPr>
        <w:annotationRef/>
      </w:r>
      <w:r>
        <w:t>What does this mean?  Does this reference the model?  Does this say that the 6 GHB cells fall within this area?</w:t>
      </w:r>
    </w:p>
  </w:comment>
  <w:comment w:id="375" w:author="Wolaver, Brad, OSE" w:date="2026-03-17T13:44:00Z" w:initials="BW">
    <w:p w14:paraId="58A398FE" w14:textId="77777777" w:rsidR="00B45361" w:rsidRDefault="00B45361" w:rsidP="00B45361">
      <w:pPr>
        <w:pStyle w:val="CommentText"/>
        <w:jc w:val="left"/>
      </w:pPr>
      <w:r>
        <w:rPr>
          <w:rStyle w:val="CommentReference"/>
        </w:rPr>
        <w:annotationRef/>
      </w:r>
      <w:r>
        <w:t>Make parallel with text:  Ex fortran pulls smaller subset of grid then w/in the subset looks for GHB cells etc</w:t>
      </w:r>
    </w:p>
  </w:comment>
  <w:comment w:id="376" w:author="Wolaver, Brad, OSE" w:date="2026-04-01T13:28:00Z" w:initials="BW">
    <w:p w14:paraId="60DF8854" w14:textId="77777777" w:rsidR="007735D2" w:rsidRDefault="007735D2" w:rsidP="007735D2">
      <w:pPr>
        <w:pStyle w:val="CommentText"/>
        <w:jc w:val="left"/>
      </w:pPr>
      <w:r>
        <w:rPr>
          <w:rStyle w:val="CommentReference"/>
        </w:rPr>
        <w:annotationRef/>
      </w:r>
      <w:r>
        <w:t>Clarified wording</w:t>
      </w:r>
    </w:p>
  </w:comment>
  <w:comment w:id="410" w:author="Petronis, Laura, OSE" w:date="2026-03-11T14:29:00Z" w:initials="LH">
    <w:p w14:paraId="39DDB37A" w14:textId="77777777" w:rsidR="00436950" w:rsidRDefault="00846F98" w:rsidP="00436950">
      <w:pPr>
        <w:pStyle w:val="CommentText"/>
        <w:jc w:val="left"/>
      </w:pPr>
      <w:r>
        <w:rPr>
          <w:rStyle w:val="CommentReference"/>
        </w:rPr>
        <w:annotationRef/>
      </w:r>
      <w:r w:rsidR="00436950">
        <w:t xml:space="preserve">Should be assessed for regulatory reporting?  For this model the 0.1% works but for other models a higher percentage error could be acceptable. </w:t>
      </w:r>
    </w:p>
  </w:comment>
  <w:comment w:id="411" w:author="Wolaver, Brad, OSE" w:date="2026-03-17T13:46:00Z" w:initials="BW">
    <w:p w14:paraId="3B8EF05D" w14:textId="77777777" w:rsidR="00AC7928" w:rsidRDefault="00AC7928" w:rsidP="00AC7928">
      <w:pPr>
        <w:pStyle w:val="CommentText"/>
        <w:jc w:val="left"/>
      </w:pPr>
      <w:r>
        <w:rPr>
          <w:rStyle w:val="CommentReference"/>
        </w:rPr>
        <w:annotationRef/>
      </w:r>
      <w:r>
        <w:t>Using superposition model… for this project using 0.1% bcs easier to get better mass balance in superposition bcs no inputs and ouputs…. Elevation based models can high higher % error…..</w:t>
      </w:r>
      <w:r>
        <w:br/>
      </w:r>
      <w:r>
        <w:br/>
        <w:t>Goal is 0.1% but 1.0% also OK or &gt;1% for a few stress periods</w:t>
      </w:r>
    </w:p>
  </w:comment>
  <w:comment w:id="412" w:author="Wolaver, Brad, OSE" w:date="2026-04-02T10:56:00Z" w:initials="BW">
    <w:p w14:paraId="6AD573FD" w14:textId="77777777" w:rsidR="005B543D" w:rsidRDefault="005B543D" w:rsidP="005B543D">
      <w:pPr>
        <w:pStyle w:val="CommentText"/>
        <w:jc w:val="left"/>
      </w:pPr>
      <w:r>
        <w:rPr>
          <w:rStyle w:val="CommentReference"/>
        </w:rPr>
        <w:annotationRef/>
      </w:r>
      <w:r>
        <w:t>Updated to clarify</w:t>
      </w:r>
    </w:p>
  </w:comment>
  <w:comment w:id="436" w:author="Petronis, Laura, OSE" w:date="2026-03-11T14:46:00Z" w:initials="LH">
    <w:p w14:paraId="2EC51183" w14:textId="0EDD8C9C" w:rsidR="008312D7" w:rsidRDefault="008312D7" w:rsidP="008312D7">
      <w:pPr>
        <w:pStyle w:val="CommentText"/>
        <w:jc w:val="left"/>
      </w:pPr>
      <w:r>
        <w:rPr>
          <w:rStyle w:val="CommentReference"/>
        </w:rPr>
        <w:annotationRef/>
      </w:r>
      <w:r>
        <w:t xml:space="preserve">See above comment.  Stream depletion in a given year can exceed pumping due to historical pumping and residual depletions.  This was this case in 2019. How are you calculating this.  Are you including RG, RT, RPN, and LC depletions?  Let’s discuss. </w:t>
      </w:r>
    </w:p>
  </w:comment>
  <w:comment w:id="437" w:author="Wolaver, Brad, OSE" w:date="2026-03-17T13:46:00Z" w:initials="BW">
    <w:p w14:paraId="35359381" w14:textId="77777777" w:rsidR="00AC7928" w:rsidRDefault="00AC7928" w:rsidP="00AC7928">
      <w:pPr>
        <w:pStyle w:val="CommentText"/>
        <w:jc w:val="left"/>
      </w:pPr>
      <w:r>
        <w:rPr>
          <w:rStyle w:val="CommentReference"/>
        </w:rPr>
        <w:annotationRef/>
      </w:r>
      <w:r>
        <w:t>Same comment as above</w:t>
      </w:r>
    </w:p>
  </w:comment>
  <w:comment w:id="438" w:author="Wolaver, Brad, OSE" w:date="2026-04-01T13:53:00Z" w:initials="BW">
    <w:p w14:paraId="353858DB" w14:textId="77777777" w:rsidR="00FF7455" w:rsidRDefault="00FF7455" w:rsidP="00FF7455">
      <w:pPr>
        <w:pStyle w:val="CommentText"/>
        <w:jc w:val="left"/>
      </w:pPr>
      <w:r>
        <w:rPr>
          <w:rStyle w:val="CommentReference"/>
        </w:rPr>
        <w:annotationRef/>
      </w:r>
      <w:r>
        <w:t>Updated here too</w:t>
      </w:r>
    </w:p>
  </w:comment>
  <w:comment w:id="445" w:author="Petronis, Laura, OSE" w:date="2026-03-11T14:47:00Z" w:initials="LH">
    <w:p w14:paraId="5BB6F3E2" w14:textId="77777777" w:rsidR="009954F5" w:rsidRDefault="009954F5" w:rsidP="009954F5">
      <w:pPr>
        <w:pStyle w:val="CommentText"/>
        <w:jc w:val="left"/>
      </w:pPr>
      <w:r>
        <w:rPr>
          <w:rStyle w:val="CommentReference"/>
        </w:rPr>
        <w:annotationRef/>
      </w:r>
      <w:r>
        <w:t>Should this be numbered 5?  Please check numbers.</w:t>
      </w:r>
    </w:p>
  </w:comment>
  <w:comment w:id="446" w:author="Wolaver, Brad, OSE" w:date="2026-04-01T13:53:00Z" w:initials="BW">
    <w:p w14:paraId="367466C4" w14:textId="77777777" w:rsidR="00FF7455" w:rsidRDefault="00FF7455" w:rsidP="00FF7455">
      <w:pPr>
        <w:pStyle w:val="CommentText"/>
        <w:jc w:val="left"/>
      </w:pPr>
      <w:r>
        <w:rPr>
          <w:rStyle w:val="CommentReference"/>
        </w:rPr>
        <w:annotationRef/>
      </w:r>
      <w:r>
        <w:t>fixed</w:t>
      </w:r>
    </w:p>
  </w:comment>
  <w:comment w:id="450" w:author="Petronis, Laura, OSE" w:date="2026-03-11T14:49:00Z" w:initials="LH">
    <w:p w14:paraId="41831396" w14:textId="77777777" w:rsidR="00436950" w:rsidRDefault="009954F5" w:rsidP="00436950">
      <w:pPr>
        <w:pStyle w:val="CommentText"/>
        <w:jc w:val="left"/>
      </w:pPr>
      <w:r>
        <w:rPr>
          <w:rStyle w:val="CommentReference"/>
        </w:rPr>
        <w:annotationRef/>
      </w:r>
      <w:r w:rsidR="00436950">
        <w:t xml:space="preserve">Let’s discuss annual vs cumulative depletion.  I think of cumulative as adding each year’s deletion, but I’m not sure if that is how you are using it. </w:t>
      </w:r>
    </w:p>
  </w:comment>
  <w:comment w:id="451" w:author="Wolaver, Brad, OSE" w:date="2026-03-17T13:48:00Z" w:initials="BW">
    <w:p w14:paraId="008D57F2" w14:textId="77777777" w:rsidR="00D25D71" w:rsidRDefault="00D25D71" w:rsidP="00D25D71">
      <w:pPr>
        <w:pStyle w:val="CommentText"/>
        <w:jc w:val="left"/>
      </w:pPr>
      <w:r>
        <w:rPr>
          <w:rStyle w:val="CommentReference"/>
        </w:rPr>
        <w:annotationRef/>
      </w:r>
      <w:r>
        <w:t>We are reportinhg depletion in one year (annual) due to pumping in prior years….. Cumulative could be confusing wording vs annjuial</w:t>
      </w:r>
    </w:p>
  </w:comment>
  <w:comment w:id="452" w:author="Wolaver, Brad, OSE" w:date="2026-04-02T11:12:00Z" w:initials="BW">
    <w:p w14:paraId="0496152E" w14:textId="77777777" w:rsidR="00355D76" w:rsidRDefault="00355D76" w:rsidP="00355D76">
      <w:pPr>
        <w:pStyle w:val="CommentText"/>
        <w:jc w:val="left"/>
      </w:pPr>
      <w:r>
        <w:rPr>
          <w:rStyle w:val="CommentReference"/>
        </w:rPr>
        <w:annotationRef/>
      </w:r>
      <w:r>
        <w:t>Updated to clarify</w:t>
      </w:r>
    </w:p>
  </w:comment>
  <w:comment w:id="488" w:author="Petronis, Laura, OSE" w:date="2026-03-11T15:03:00Z" w:initials="LH">
    <w:p w14:paraId="67685ADF" w14:textId="77777777" w:rsidR="00202FB7" w:rsidRDefault="003E5555" w:rsidP="00202FB7">
      <w:pPr>
        <w:pStyle w:val="CommentText"/>
        <w:jc w:val="left"/>
      </w:pPr>
      <w:r>
        <w:rPr>
          <w:rStyle w:val="CommentReference"/>
        </w:rPr>
        <w:annotationRef/>
      </w:r>
      <w:r w:rsidR="00202FB7">
        <w:t xml:space="preserve">See above comments about validation. Is there another term to use or should a definition be included? </w:t>
      </w:r>
    </w:p>
  </w:comment>
  <w:comment w:id="489" w:author="Wolaver, Brad, OSE" w:date="2026-03-17T13:48:00Z" w:initials="BW">
    <w:p w14:paraId="676AB139" w14:textId="77777777" w:rsidR="00D25D71" w:rsidRDefault="00D25D71" w:rsidP="00D25D71">
      <w:pPr>
        <w:pStyle w:val="CommentText"/>
        <w:jc w:val="left"/>
      </w:pPr>
      <w:r>
        <w:rPr>
          <w:rStyle w:val="CommentReference"/>
        </w:rPr>
        <w:annotationRef/>
      </w:r>
      <w:r>
        <w:t>DEFINE OR OMIT</w:t>
      </w:r>
    </w:p>
  </w:comment>
  <w:comment w:id="490" w:author="Wolaver, Brad, OSE" w:date="2026-04-02T11:22:00Z" w:initials="BW">
    <w:p w14:paraId="057DFBFF" w14:textId="77777777" w:rsidR="00007F91" w:rsidRDefault="00007F91" w:rsidP="00007F91">
      <w:pPr>
        <w:pStyle w:val="CommentText"/>
        <w:jc w:val="left"/>
      </w:pPr>
      <w:r>
        <w:rPr>
          <w:rStyle w:val="CommentReference"/>
        </w:rPr>
        <w:annotationRef/>
      </w:r>
      <w:r>
        <w:t>Updated</w:t>
      </w:r>
    </w:p>
  </w:comment>
  <w:comment w:id="498" w:author="Petronis, Laura, OSE" w:date="2026-03-11T15:05:00Z" w:initials="LH">
    <w:p w14:paraId="04C6A381" w14:textId="3262C6AD" w:rsidR="003E5555" w:rsidRDefault="003E5555" w:rsidP="003E5555">
      <w:pPr>
        <w:pStyle w:val="CommentText"/>
        <w:jc w:val="left"/>
      </w:pPr>
      <w:r>
        <w:rPr>
          <w:rStyle w:val="CommentReference"/>
        </w:rPr>
        <w:annotationRef/>
      </w:r>
      <w:r>
        <w:t>What does this mean?  Why is code being modified?  Is it anticipating future modifications?</w:t>
      </w:r>
    </w:p>
  </w:comment>
  <w:comment w:id="499" w:author="Wolaver, Brad, OSE" w:date="2026-03-17T13:48:00Z" w:initials="BW">
    <w:p w14:paraId="16B2F145" w14:textId="77777777" w:rsidR="00D25D71" w:rsidRDefault="00D25D71" w:rsidP="00D25D71">
      <w:pPr>
        <w:pStyle w:val="CommentText"/>
        <w:jc w:val="left"/>
      </w:pPr>
      <w:r>
        <w:rPr>
          <w:rStyle w:val="CommentReference"/>
        </w:rPr>
        <w:annotationRef/>
      </w:r>
      <w:r>
        <w:t>See above</w:t>
      </w:r>
    </w:p>
  </w:comment>
  <w:comment w:id="500" w:author="Wolaver, Brad, OSE" w:date="2026-04-02T11:26:00Z" w:initials="BW">
    <w:p w14:paraId="15CCD7F0" w14:textId="77777777" w:rsidR="00406CDD" w:rsidRDefault="00406CDD" w:rsidP="00406CDD">
      <w:pPr>
        <w:pStyle w:val="CommentText"/>
        <w:jc w:val="left"/>
      </w:pPr>
      <w:r>
        <w:rPr>
          <w:rStyle w:val="CommentReference"/>
        </w:rPr>
        <w:annotationRef/>
      </w:r>
      <w:r>
        <w:t>clarified</w:t>
      </w:r>
    </w:p>
  </w:comment>
  <w:comment w:id="575" w:author="Petronis, Laura, OSE" w:date="2026-03-11T15:08:00Z" w:initials="LH">
    <w:p w14:paraId="57C81911" w14:textId="77777777" w:rsidR="00202FB7" w:rsidRDefault="00A20110" w:rsidP="00202FB7">
      <w:pPr>
        <w:pStyle w:val="CommentText"/>
        <w:jc w:val="left"/>
      </w:pPr>
      <w:r>
        <w:rPr>
          <w:rStyle w:val="CommentReference"/>
        </w:rPr>
        <w:annotationRef/>
      </w:r>
      <w:r w:rsidR="00202FB7">
        <w:t>Why do the different tolerances in this table vary?</w:t>
      </w:r>
    </w:p>
  </w:comment>
  <w:comment w:id="576" w:author="Wolaver, Brad, OSE" w:date="2026-03-17T13:50:00Z" w:initials="BW">
    <w:p w14:paraId="22018919" w14:textId="77777777" w:rsidR="007C3F67" w:rsidRDefault="007C3F67" w:rsidP="007C3F67">
      <w:pPr>
        <w:pStyle w:val="CommentText"/>
        <w:jc w:val="left"/>
      </w:pPr>
      <w:r>
        <w:rPr>
          <w:rStyle w:val="CommentReference"/>
        </w:rPr>
        <w:annotationRef/>
      </w:r>
      <w:r>
        <w:t>LOOK AT IT….</w:t>
      </w:r>
    </w:p>
  </w:comment>
  <w:comment w:id="577" w:author="Wolaver, Brad, OSE" w:date="2026-04-02T14:23:00Z" w:initials="BW">
    <w:p w14:paraId="41B66F76" w14:textId="77777777" w:rsidR="00E0345D" w:rsidRDefault="00E0345D" w:rsidP="00E0345D">
      <w:pPr>
        <w:pStyle w:val="CommentText"/>
        <w:jc w:val="left"/>
      </w:pPr>
      <w:r>
        <w:rPr>
          <w:rStyle w:val="CommentReference"/>
        </w:rPr>
        <w:annotationRef/>
      </w:r>
      <w:r>
        <w:t>Good question.  I reran the code w same absolute and relative tolerances for all ant it passed</w:t>
      </w:r>
    </w:p>
  </w:comment>
  <w:comment w:id="569" w:author="Wolaver, Brad, OSE" w:date="2026-03-17T13:50:00Z" w:initials="BW">
    <w:p w14:paraId="7C1B9D48" w14:textId="77777777" w:rsidR="007C3F67" w:rsidRDefault="007C3F67" w:rsidP="007C3F67">
      <w:pPr>
        <w:pStyle w:val="CommentText"/>
        <w:jc w:val="left"/>
      </w:pPr>
      <w:r>
        <w:rPr>
          <w:rStyle w:val="CommentReference"/>
        </w:rPr>
        <w:annotationRef/>
      </w:r>
      <w:r>
        <w:t>For this tabl;e – why 0.1 or 0.01 or 0.001???</w:t>
      </w:r>
      <w:r>
        <w:br/>
      </w:r>
      <w:r>
        <w:br/>
        <w:t>Consistent be better right?</w:t>
      </w:r>
    </w:p>
    <w:p w14:paraId="6E0CFAEE" w14:textId="77777777" w:rsidR="007C3F67" w:rsidRDefault="007C3F67" w:rsidP="007C3F67">
      <w:pPr>
        <w:pStyle w:val="CommentText"/>
        <w:jc w:val="left"/>
      </w:pPr>
      <w:r>
        <w:t>Alll 0.001 or whatvever</w:t>
      </w:r>
    </w:p>
  </w:comment>
  <w:comment w:id="570" w:author="Wolaver, Brad, OSE" w:date="2026-04-02T14:22:00Z" w:initials="BW">
    <w:p w14:paraId="072411E7" w14:textId="77777777" w:rsidR="00E0345D" w:rsidRDefault="00E0345D" w:rsidP="00E0345D">
      <w:pPr>
        <w:pStyle w:val="CommentText"/>
        <w:jc w:val="left"/>
      </w:pPr>
      <w:r>
        <w:rPr>
          <w:rStyle w:val="CommentReference"/>
        </w:rPr>
        <w:annotationRef/>
      </w:r>
      <w:r>
        <w:t>Good question.  I reran the code w same absolute and relative tolerances for all ant it passed</w:t>
      </w:r>
    </w:p>
  </w:comment>
  <w:comment w:id="587" w:author="Petronis, Laura, OSE" w:date="2026-03-11T15:12:00Z" w:initials="LH">
    <w:p w14:paraId="1218D8A1" w14:textId="77777777" w:rsidR="00202FB7" w:rsidRDefault="00A20110" w:rsidP="00202FB7">
      <w:pPr>
        <w:pStyle w:val="CommentText"/>
        <w:jc w:val="left"/>
      </w:pPr>
      <w:r>
        <w:rPr>
          <w:rStyle w:val="CommentReference"/>
        </w:rPr>
        <w:annotationRef/>
      </w:r>
      <w:r w:rsidR="00202FB7">
        <w:t xml:space="preserve">Are the pumping amounts in Tables 1 and 2 generated from the pipeline? </w:t>
      </w:r>
    </w:p>
  </w:comment>
  <w:comment w:id="588" w:author="Wolaver, Brad, OSE" w:date="2026-03-17T13:52:00Z" w:initials="BW">
    <w:p w14:paraId="6F8E86D4" w14:textId="77777777" w:rsidR="00B1155D" w:rsidRDefault="00B1155D" w:rsidP="00B1155D">
      <w:pPr>
        <w:pStyle w:val="CommentText"/>
        <w:jc w:val="left"/>
      </w:pPr>
      <w:r>
        <w:rPr>
          <w:rStyle w:val="CommentReference"/>
        </w:rPr>
        <w:annotationRef/>
      </w:r>
      <w:r>
        <w:t>YES – Both table 1 and table 2 gen w smame pipeline so it’s check that both have same annual total</w:t>
      </w:r>
    </w:p>
  </w:comment>
  <w:comment w:id="593" w:author="Petronis, Laura, OSE" w:date="2026-03-11T15:14:00Z" w:initials="LH">
    <w:p w14:paraId="281EA101" w14:textId="77777777" w:rsidR="00202FB7" w:rsidRDefault="00A20110" w:rsidP="00202FB7">
      <w:pPr>
        <w:pStyle w:val="CommentText"/>
        <w:jc w:val="left"/>
      </w:pPr>
      <w:r>
        <w:rPr>
          <w:rStyle w:val="CommentReference"/>
        </w:rPr>
        <w:annotationRef/>
      </w:r>
      <w:r w:rsidR="00202FB7">
        <w:t>What happens if it differs from the last 3 years?  Can you still override it and run the pipeline with the data?  Or these issues flagged for checking?</w:t>
      </w:r>
    </w:p>
  </w:comment>
  <w:comment w:id="594" w:author="Wolaver, Brad, OSE" w:date="2026-03-17T13:53:00Z" w:initials="BW">
    <w:p w14:paraId="15F65F1F" w14:textId="77777777" w:rsidR="00D0411F" w:rsidRDefault="00D0411F" w:rsidP="00D0411F">
      <w:pPr>
        <w:pStyle w:val="CommentText"/>
        <w:jc w:val="left"/>
      </w:pPr>
      <w:r>
        <w:rPr>
          <w:rStyle w:val="CommentReference"/>
        </w:rPr>
        <w:annotationRef/>
      </w:r>
      <w:r>
        <w:t>See if hard or soft flag in code</w:t>
      </w:r>
      <w:r>
        <w:br/>
      </w:r>
      <w:r>
        <w:br/>
        <w:t xml:space="preserve">BETTER TO USE TABLE 1 ANNUAL VALUES…. </w:t>
      </w:r>
      <w:r>
        <w:br/>
      </w:r>
      <w:r>
        <w:br/>
        <w:t xml:space="preserve">UPDATE CODE ACCORDINGLY </w:t>
      </w:r>
    </w:p>
  </w:comment>
  <w:comment w:id="595" w:author="Wolaver, Brad, OSE" w:date="2026-03-17T13:53:00Z" w:initials="BW">
    <w:p w14:paraId="20BBBCD6" w14:textId="77777777" w:rsidR="0022498B" w:rsidRDefault="0022498B" w:rsidP="0022498B">
      <w:pPr>
        <w:pStyle w:val="CommentText"/>
        <w:jc w:val="left"/>
      </w:pPr>
      <w:r>
        <w:rPr>
          <w:rStyle w:val="CommentReference"/>
        </w:rPr>
        <w:annotationRef/>
      </w:r>
      <w:r>
        <w:t>Or just as soft target</w:t>
      </w:r>
    </w:p>
  </w:comment>
  <w:comment w:id="596" w:author="Wolaver, Brad, OSE" w:date="2026-04-06T09:28:00Z" w:initials="BW">
    <w:p w14:paraId="3502C124" w14:textId="77777777" w:rsidR="002B209B" w:rsidRDefault="002B209B" w:rsidP="002B209B">
      <w:pPr>
        <w:pStyle w:val="CommentText"/>
        <w:jc w:val="left"/>
      </w:pPr>
      <w:r>
        <w:rPr>
          <w:rStyle w:val="CommentReference"/>
        </w:rPr>
        <w:annotationRef/>
      </w:r>
      <w:r>
        <w:t>Moved to soft flag</w:t>
      </w:r>
    </w:p>
  </w:comment>
  <w:comment w:id="601" w:author="Petronis, Laura, OSE" w:date="2026-03-11T15:14:00Z" w:initials="LH">
    <w:p w14:paraId="3E5E6079" w14:textId="77777777" w:rsidR="00CE27B1" w:rsidRDefault="00CE27B1" w:rsidP="00202FB7">
      <w:pPr>
        <w:pStyle w:val="CommentText"/>
        <w:jc w:val="left"/>
      </w:pPr>
      <w:r>
        <w:rPr>
          <w:rStyle w:val="CommentReference"/>
        </w:rPr>
        <w:annotationRef/>
      </w:r>
      <w:r>
        <w:t>What happens if it differs from the last 3 years?  Can you still override it and run the pipeline with the data?  Or these issues flagged for checking?</w:t>
      </w:r>
    </w:p>
  </w:comment>
  <w:comment w:id="602" w:author="Wolaver, Brad, OSE" w:date="2026-03-17T13:53:00Z" w:initials="BW">
    <w:p w14:paraId="45A7CF35" w14:textId="77777777" w:rsidR="00CE27B1" w:rsidRDefault="00CE27B1" w:rsidP="00D0411F">
      <w:pPr>
        <w:pStyle w:val="CommentText"/>
        <w:jc w:val="left"/>
      </w:pPr>
      <w:r>
        <w:rPr>
          <w:rStyle w:val="CommentReference"/>
        </w:rPr>
        <w:annotationRef/>
      </w:r>
      <w:r>
        <w:t>See if hard or soft flag in code</w:t>
      </w:r>
      <w:r>
        <w:br/>
      </w:r>
      <w:r>
        <w:br/>
        <w:t xml:space="preserve">BETTER TO USE TABLE 1 ANNUAL VALUES…. </w:t>
      </w:r>
      <w:r>
        <w:br/>
      </w:r>
      <w:r>
        <w:br/>
        <w:t xml:space="preserve">UPDATE CODE ACCORDINGLY </w:t>
      </w:r>
    </w:p>
  </w:comment>
  <w:comment w:id="603" w:author="Wolaver, Brad, OSE" w:date="2026-03-17T13:53:00Z" w:initials="BW">
    <w:p w14:paraId="51C50882" w14:textId="77777777" w:rsidR="00CE27B1" w:rsidRDefault="00CE27B1" w:rsidP="0022498B">
      <w:pPr>
        <w:pStyle w:val="CommentText"/>
        <w:jc w:val="left"/>
      </w:pPr>
      <w:r>
        <w:rPr>
          <w:rStyle w:val="CommentReference"/>
        </w:rPr>
        <w:annotationRef/>
      </w:r>
      <w:r>
        <w:t>Or just as soft target</w:t>
      </w:r>
    </w:p>
  </w:comment>
  <w:comment w:id="604" w:author="Wolaver, Brad, OSE" w:date="2026-04-06T09:28:00Z" w:initials="BW">
    <w:p w14:paraId="05FE5F73" w14:textId="77777777" w:rsidR="002B209B" w:rsidRDefault="002B209B" w:rsidP="002B209B">
      <w:pPr>
        <w:pStyle w:val="CommentText"/>
        <w:jc w:val="left"/>
      </w:pPr>
      <w:r>
        <w:rPr>
          <w:rStyle w:val="CommentReference"/>
        </w:rPr>
        <w:annotationRef/>
      </w:r>
      <w:r>
        <w:t>Changed to soft flag (agree that year 2004 = 5900 af pumping so a hard flag doesn’t make sense).</w:t>
      </w:r>
    </w:p>
  </w:comment>
  <w:comment w:id="609" w:author="Petronis, Laura, OSE" w:date="2026-03-11T15:11:00Z" w:initials="LH">
    <w:p w14:paraId="4247EAC9" w14:textId="2896D785" w:rsidR="00A20110" w:rsidRDefault="00A20110" w:rsidP="00A20110">
      <w:pPr>
        <w:pStyle w:val="CommentText"/>
        <w:jc w:val="left"/>
      </w:pPr>
      <w:r>
        <w:rPr>
          <w:rStyle w:val="CommentReference"/>
        </w:rPr>
        <w:annotationRef/>
      </w:r>
      <w:r>
        <w:t>Hasn’t historical pumping been higher than this?</w:t>
      </w:r>
    </w:p>
  </w:comment>
  <w:comment w:id="610" w:author="Wolaver, Brad, OSE" w:date="2026-03-17T13:55:00Z" w:initials="BW">
    <w:p w14:paraId="480315ED" w14:textId="77777777" w:rsidR="004F1DC9" w:rsidRDefault="004F1DC9" w:rsidP="004F1DC9">
      <w:pPr>
        <w:pStyle w:val="CommentText"/>
        <w:jc w:val="left"/>
      </w:pPr>
      <w:r>
        <w:rPr>
          <w:rStyle w:val="CommentReference"/>
        </w:rPr>
        <w:annotationRef/>
      </w:r>
      <w:r>
        <w:t>Yes…… see above</w:t>
      </w:r>
    </w:p>
  </w:comment>
  <w:comment w:id="611" w:author="Wolaver, Brad, OSE" w:date="2026-04-06T09:38:00Z" w:initials="BW">
    <w:p w14:paraId="790F7EF8" w14:textId="77777777" w:rsidR="003E0D74" w:rsidRDefault="003E0D74" w:rsidP="003E0D74">
      <w:pPr>
        <w:pStyle w:val="CommentText"/>
        <w:jc w:val="left"/>
      </w:pPr>
      <w:r>
        <w:rPr>
          <w:rStyle w:val="CommentReference"/>
        </w:rPr>
        <w:annotationRef/>
      </w:r>
      <w:r>
        <w:t>Yes, updated to reflect 5900 in 2004</w:t>
      </w:r>
    </w:p>
  </w:comment>
  <w:comment w:id="619" w:author="Petronis, Laura, OSE" w:date="2026-03-11T15:18:00Z" w:initials="LH">
    <w:p w14:paraId="040A32C8" w14:textId="7F7F47B7" w:rsidR="00A55C87" w:rsidRDefault="00A55C87" w:rsidP="00A55C87">
      <w:pPr>
        <w:pStyle w:val="CommentText"/>
        <w:jc w:val="left"/>
      </w:pPr>
      <w:r>
        <w:rPr>
          <w:rStyle w:val="CommentReference"/>
        </w:rPr>
        <w:annotationRef/>
      </w:r>
      <w:r>
        <w:t>I think there have been greater fluctuations in the past.</w:t>
      </w:r>
    </w:p>
  </w:comment>
  <w:comment w:id="620" w:author="Wolaver, Brad, OSE" w:date="2026-03-17T13:56:00Z" w:initials="BW">
    <w:p w14:paraId="3ED003B6" w14:textId="77777777" w:rsidR="00052F72" w:rsidRDefault="00052F72" w:rsidP="00052F72">
      <w:pPr>
        <w:pStyle w:val="CommentText"/>
        <w:jc w:val="left"/>
      </w:pPr>
      <w:r>
        <w:rPr>
          <w:rStyle w:val="CommentReference"/>
        </w:rPr>
        <w:annotationRef/>
      </w:r>
      <w:r>
        <w:t>See above</w:t>
      </w:r>
    </w:p>
  </w:comment>
  <w:comment w:id="621" w:author="Wolaver, Brad, OSE" w:date="2026-04-06T09:52:00Z" w:initials="BW">
    <w:p w14:paraId="6FD53E58" w14:textId="77777777" w:rsidR="00A36EF9" w:rsidRDefault="00A36EF9" w:rsidP="00A36EF9">
      <w:pPr>
        <w:pStyle w:val="CommentText"/>
        <w:jc w:val="left"/>
      </w:pPr>
      <w:r>
        <w:rPr>
          <w:rStyle w:val="CommentReference"/>
        </w:rPr>
        <w:annotationRef/>
      </w:r>
      <w:r>
        <w:t>Updated to reflect 1988-2025 pumping</w:t>
      </w:r>
    </w:p>
  </w:comment>
  <w:comment w:id="623" w:author="Petronis, Laura, OSE" w:date="2026-03-11T15:20:00Z" w:initials="LH">
    <w:p w14:paraId="72F053E0" w14:textId="77777777" w:rsidR="00A55C87" w:rsidRDefault="00A55C87" w:rsidP="00A55C87">
      <w:pPr>
        <w:pStyle w:val="CommentText"/>
        <w:jc w:val="left"/>
      </w:pPr>
      <w:r>
        <w:rPr>
          <w:rStyle w:val="CommentReference"/>
        </w:rPr>
        <w:annotationRef/>
      </w:r>
      <w:r>
        <w:t xml:space="preserve">Is this based on the RG and tribs or just the tribs/LC Springs? </w:t>
      </w:r>
    </w:p>
  </w:comment>
  <w:comment w:id="624" w:author="Wolaver, Brad, OSE" w:date="2026-03-17T13:57:00Z" w:initials="BW">
    <w:p w14:paraId="3172495B" w14:textId="77777777" w:rsidR="006A6767" w:rsidRDefault="006A6767" w:rsidP="006A6767">
      <w:pPr>
        <w:pStyle w:val="CommentText"/>
        <w:jc w:val="left"/>
      </w:pPr>
      <w:r>
        <w:rPr>
          <w:rStyle w:val="CommentReference"/>
        </w:rPr>
        <w:annotationRef/>
      </w:r>
      <w:r>
        <w:t>How is this calcualted?</w:t>
      </w:r>
      <w:r>
        <w:br/>
      </w:r>
      <w:r>
        <w:br/>
        <w:t>whole rio grande or just tirbs?</w:t>
      </w:r>
    </w:p>
  </w:comment>
  <w:comment w:id="625" w:author="Wolaver, Brad, OSE" w:date="2026-04-02T16:04:00Z" w:initials="BW">
    <w:p w14:paraId="7973A065" w14:textId="77777777" w:rsidR="009E0F6D" w:rsidRDefault="009E0F6D" w:rsidP="009E0F6D">
      <w:pPr>
        <w:pStyle w:val="CommentText"/>
        <w:jc w:val="left"/>
      </w:pPr>
      <w:r>
        <w:rPr>
          <w:rStyle w:val="CommentReference"/>
        </w:rPr>
        <w:annotationRef/>
      </w:r>
      <w:r>
        <w:t>clarified</w:t>
      </w:r>
    </w:p>
  </w:comment>
  <w:comment w:id="644" w:author="Petronis, Laura, OSE" w:date="2026-03-11T15:48:00Z" w:initials="LH">
    <w:p w14:paraId="0B6AC68E" w14:textId="77777777" w:rsidR="00DF3616" w:rsidRDefault="00DF3616" w:rsidP="00DF3616">
      <w:pPr>
        <w:pStyle w:val="CommentText"/>
        <w:jc w:val="left"/>
      </w:pPr>
      <w:r>
        <w:rPr>
          <w:rStyle w:val="CommentReference"/>
        </w:rPr>
        <w:annotationRef/>
      </w:r>
      <w:r>
        <w:t>What does this mean?</w:t>
      </w:r>
    </w:p>
  </w:comment>
  <w:comment w:id="645" w:author="Wolaver, Brad, OSE" w:date="2026-03-17T13:57:00Z" w:initials="BW">
    <w:p w14:paraId="7DAB4DA2" w14:textId="77777777" w:rsidR="006A6767" w:rsidRDefault="006A6767" w:rsidP="006A6767">
      <w:pPr>
        <w:pStyle w:val="CommentText"/>
        <w:jc w:val="left"/>
      </w:pPr>
      <w:r>
        <w:rPr>
          <w:rStyle w:val="CommentReference"/>
        </w:rPr>
        <w:annotationRef/>
      </w:r>
      <w:r>
        <w:t>Explain better</w:t>
      </w:r>
    </w:p>
  </w:comment>
  <w:comment w:id="646" w:author="Wolaver, Brad, OSE" w:date="2026-04-02T15:56:00Z" w:initials="BW">
    <w:p w14:paraId="11EFB81E" w14:textId="77777777" w:rsidR="001D18D0" w:rsidRDefault="001D18D0" w:rsidP="001D18D0">
      <w:pPr>
        <w:pStyle w:val="CommentText"/>
        <w:jc w:val="left"/>
      </w:pPr>
      <w:r>
        <w:rPr>
          <w:rStyle w:val="CommentReference"/>
        </w:rPr>
        <w:annotationRef/>
      </w:r>
      <w:r>
        <w:t>clarified</w:t>
      </w:r>
    </w:p>
  </w:comment>
  <w:comment w:id="661" w:author="Petronis, Laura, OSE" w:date="2026-03-11T15:54:00Z" w:initials="LH">
    <w:p w14:paraId="39BE430C" w14:textId="77777777" w:rsidR="00DF3616" w:rsidRDefault="00DF3616" w:rsidP="00DF3616">
      <w:pPr>
        <w:pStyle w:val="CommentText"/>
        <w:jc w:val="left"/>
      </w:pPr>
      <w:r>
        <w:rPr>
          <w:rStyle w:val="CommentReference"/>
        </w:rPr>
        <w:annotationRef/>
      </w:r>
      <w:r>
        <w:t>What does this mean?</w:t>
      </w:r>
    </w:p>
  </w:comment>
  <w:comment w:id="662" w:author="Wolaver, Brad, OSE" w:date="2026-03-17T13:57:00Z" w:initials="BW">
    <w:p w14:paraId="36F010F2" w14:textId="77777777" w:rsidR="006A6767" w:rsidRDefault="006A6767" w:rsidP="006A6767">
      <w:pPr>
        <w:pStyle w:val="CommentText"/>
        <w:jc w:val="left"/>
      </w:pPr>
      <w:r>
        <w:rPr>
          <w:rStyle w:val="CommentReference"/>
        </w:rPr>
        <w:annotationRef/>
      </w:r>
      <w:r>
        <w:t>Delete this</w:t>
      </w:r>
    </w:p>
  </w:comment>
  <w:comment w:id="663" w:author="Wolaver, Brad, OSE" w:date="2026-04-02T15:56:00Z" w:initials="BW">
    <w:p w14:paraId="7C0CF1A8" w14:textId="77777777" w:rsidR="001D18D0" w:rsidRDefault="001D18D0" w:rsidP="001D18D0">
      <w:pPr>
        <w:pStyle w:val="CommentText"/>
        <w:jc w:val="left"/>
      </w:pPr>
      <w:r>
        <w:rPr>
          <w:rStyle w:val="CommentReference"/>
        </w:rPr>
        <w:annotationRef/>
      </w:r>
      <w:r>
        <w:t>clarified</w:t>
      </w:r>
    </w:p>
  </w:comment>
  <w:comment w:id="673" w:author="Petronis, Laura, OSE" w:date="2026-03-11T15:55:00Z" w:initials="LH">
    <w:p w14:paraId="6646AFD4" w14:textId="77777777" w:rsidR="00DF3616" w:rsidRDefault="00DF3616" w:rsidP="00DF3616">
      <w:pPr>
        <w:pStyle w:val="CommentText"/>
        <w:jc w:val="left"/>
      </w:pPr>
      <w:r>
        <w:rPr>
          <w:rStyle w:val="CommentReference"/>
        </w:rPr>
        <w:annotationRef/>
      </w:r>
      <w:r>
        <w:t>Should this be soft?</w:t>
      </w:r>
    </w:p>
  </w:comment>
  <w:comment w:id="674" w:author="Wolaver, Brad, OSE" w:date="2026-03-17T13:58:00Z" w:initials="BW">
    <w:p w14:paraId="03DF26E4" w14:textId="77777777" w:rsidR="006A6767" w:rsidRDefault="006A6767" w:rsidP="006A6767">
      <w:pPr>
        <w:pStyle w:val="CommentText"/>
        <w:jc w:val="left"/>
      </w:pPr>
      <w:r>
        <w:rPr>
          <w:rStyle w:val="CommentReference"/>
        </w:rPr>
        <w:annotationRef/>
      </w:r>
      <w:r>
        <w:t>YES – Should be SOFT TARGET</w:t>
      </w:r>
    </w:p>
  </w:comment>
  <w:comment w:id="683" w:author="Petronis, Laura, OSE" w:date="2026-03-11T15:55:00Z" w:initials="LH">
    <w:p w14:paraId="5BCBACDA" w14:textId="77777777" w:rsidR="00DF3616" w:rsidRDefault="00DF3616" w:rsidP="00DF3616">
      <w:pPr>
        <w:pStyle w:val="CommentText"/>
        <w:jc w:val="left"/>
      </w:pPr>
      <w:r>
        <w:rPr>
          <w:rStyle w:val="CommentReference"/>
        </w:rPr>
        <w:annotationRef/>
      </w:r>
      <w:r>
        <w:t>Fix</w:t>
      </w:r>
    </w:p>
  </w:comment>
  <w:comment w:id="684" w:author="Wolaver, Brad, OSE" w:date="2026-03-17T13:58:00Z" w:initials="BW">
    <w:p w14:paraId="47AEE908" w14:textId="77777777" w:rsidR="006E5729" w:rsidRDefault="006E5729" w:rsidP="006E5729">
      <w:pPr>
        <w:pStyle w:val="CommentText"/>
        <w:jc w:val="left"/>
      </w:pPr>
      <w:r>
        <w:rPr>
          <w:rStyle w:val="CommentReference"/>
        </w:rPr>
        <w:annotationRef/>
      </w:r>
      <w:r>
        <w:t>See comments above</w:t>
      </w:r>
    </w:p>
  </w:comment>
  <w:comment w:id="699" w:author="Petronis, Laura, OSE" w:date="2026-03-11T16:03:00Z" w:initials="LH">
    <w:p w14:paraId="779DB578" w14:textId="77777777" w:rsidR="00436950" w:rsidRDefault="00436950" w:rsidP="00436950">
      <w:pPr>
        <w:pStyle w:val="CommentText"/>
        <w:jc w:val="left"/>
      </w:pPr>
      <w:r>
        <w:rPr>
          <w:rStyle w:val="CommentReference"/>
        </w:rPr>
        <w:annotationRef/>
      </w:r>
      <w:r>
        <w:t>Soft?  What happens if it is a hard stop but the numbers are correct.  How does pipeline adjust to that?</w:t>
      </w:r>
    </w:p>
  </w:comment>
  <w:comment w:id="700" w:author="Wolaver, Brad, OSE" w:date="2026-03-17T13:59:00Z" w:initials="BW">
    <w:p w14:paraId="7E6D871E" w14:textId="77777777" w:rsidR="006E5729" w:rsidRDefault="006E5729" w:rsidP="006E5729">
      <w:pPr>
        <w:pStyle w:val="CommentText"/>
        <w:jc w:val="left"/>
      </w:pPr>
      <w:r>
        <w:rPr>
          <w:rStyle w:val="CommentReference"/>
        </w:rPr>
        <w:annotationRef/>
      </w:r>
      <w:r>
        <w:t>Check in the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AC1D7E" w15:done="1"/>
  <w15:commentEx w15:paraId="48C0A995" w15:paraIdParent="14AC1D7E" w15:done="1"/>
  <w15:commentEx w15:paraId="04D6DFC4" w15:paraIdParent="14AC1D7E" w15:done="1"/>
  <w15:commentEx w15:paraId="67CA440E" w15:done="1"/>
  <w15:commentEx w15:paraId="3F06A38C" w15:paraIdParent="67CA440E" w15:done="1"/>
  <w15:commentEx w15:paraId="30ED1A42" w15:paraIdParent="67CA440E" w15:done="1"/>
  <w15:commentEx w15:paraId="004CA82C" w15:done="1"/>
  <w15:commentEx w15:paraId="416FB2C5" w15:paraIdParent="004CA82C" w15:done="1"/>
  <w15:commentEx w15:paraId="45BB4670" w15:done="1"/>
  <w15:commentEx w15:paraId="4B397E2F" w15:paraIdParent="45BB4670" w15:done="1"/>
  <w15:commentEx w15:paraId="547BBE0C" w15:paraIdParent="45BB4670" w15:done="1"/>
  <w15:commentEx w15:paraId="6ED7B0C0" w15:done="1"/>
  <w15:commentEx w15:paraId="6A6DF772" w15:paraIdParent="6ED7B0C0" w15:done="1"/>
  <w15:commentEx w15:paraId="01381C54" w15:paraIdParent="6ED7B0C0" w15:done="1"/>
  <w15:commentEx w15:paraId="4ADCF758" w15:done="1"/>
  <w15:commentEx w15:paraId="164081FF" w15:paraIdParent="4ADCF758" w15:done="1"/>
  <w15:commentEx w15:paraId="25066710" w15:paraIdParent="4ADCF758" w15:done="1"/>
  <w15:commentEx w15:paraId="0AFB972F" w15:done="1"/>
  <w15:commentEx w15:paraId="09B737AB" w15:paraIdParent="0AFB972F" w15:done="1"/>
  <w15:commentEx w15:paraId="2D2F4CF4" w15:paraIdParent="0AFB972F" w15:done="1"/>
  <w15:commentEx w15:paraId="3E828DEB" w15:done="1"/>
  <w15:commentEx w15:paraId="1235DBC3" w15:paraIdParent="3E828DEB" w15:done="1"/>
  <w15:commentEx w15:paraId="02973FC5" w15:paraIdParent="3E828DEB" w15:done="1"/>
  <w15:commentEx w15:paraId="7340A1A9" w15:paraIdParent="3E828DEB" w15:done="1"/>
  <w15:commentEx w15:paraId="39B2FA7C" w15:done="1"/>
  <w15:commentEx w15:paraId="02521F64" w15:paraIdParent="39B2FA7C" w15:done="1"/>
  <w15:commentEx w15:paraId="04749697" w15:done="1"/>
  <w15:commentEx w15:paraId="07336657" w15:paraIdParent="04749697" w15:done="1"/>
  <w15:commentEx w15:paraId="2E022702" w15:paraIdParent="04749697" w15:done="1"/>
  <w15:commentEx w15:paraId="0686A66D" w15:done="1"/>
  <w15:commentEx w15:paraId="0B71C675" w15:paraIdParent="0686A66D" w15:done="1"/>
  <w15:commentEx w15:paraId="77BC60E3" w15:paraIdParent="0686A66D" w15:done="1"/>
  <w15:commentEx w15:paraId="142FA274" w15:done="1"/>
  <w15:commentEx w15:paraId="7EFAB3DE" w15:done="1"/>
  <w15:commentEx w15:paraId="7FB30BDA" w15:paraIdParent="7EFAB3DE" w15:done="1"/>
  <w15:commentEx w15:paraId="1DAA979E" w15:paraIdParent="7EFAB3DE" w15:done="1"/>
  <w15:commentEx w15:paraId="01179102" w15:paraIdParent="7EFAB3DE" w15:done="1"/>
  <w15:commentEx w15:paraId="33E8D67F" w15:done="1"/>
  <w15:commentEx w15:paraId="4E7898FC" w15:paraIdParent="33E8D67F" w15:done="1"/>
  <w15:commentEx w15:paraId="7362998B" w15:paraIdParent="33E8D67F" w15:done="1"/>
  <w15:commentEx w15:paraId="0F162CE2" w15:done="1"/>
  <w15:commentEx w15:paraId="58A398FE" w15:paraIdParent="0F162CE2" w15:done="1"/>
  <w15:commentEx w15:paraId="60DF8854" w15:paraIdParent="0F162CE2" w15:done="1"/>
  <w15:commentEx w15:paraId="39DDB37A" w15:done="1"/>
  <w15:commentEx w15:paraId="3B8EF05D" w15:paraIdParent="39DDB37A" w15:done="1"/>
  <w15:commentEx w15:paraId="6AD573FD" w15:paraIdParent="39DDB37A" w15:done="1"/>
  <w15:commentEx w15:paraId="2EC51183" w15:done="1"/>
  <w15:commentEx w15:paraId="35359381" w15:paraIdParent="2EC51183" w15:done="1"/>
  <w15:commentEx w15:paraId="353858DB" w15:paraIdParent="2EC51183" w15:done="1"/>
  <w15:commentEx w15:paraId="5BB6F3E2" w15:done="1"/>
  <w15:commentEx w15:paraId="367466C4" w15:paraIdParent="5BB6F3E2" w15:done="1"/>
  <w15:commentEx w15:paraId="41831396" w15:done="1"/>
  <w15:commentEx w15:paraId="008D57F2" w15:paraIdParent="41831396" w15:done="1"/>
  <w15:commentEx w15:paraId="0496152E" w15:paraIdParent="41831396" w15:done="1"/>
  <w15:commentEx w15:paraId="67685ADF" w15:done="1"/>
  <w15:commentEx w15:paraId="676AB139" w15:paraIdParent="67685ADF" w15:done="1"/>
  <w15:commentEx w15:paraId="057DFBFF" w15:paraIdParent="67685ADF" w15:done="1"/>
  <w15:commentEx w15:paraId="04C6A381" w15:done="1"/>
  <w15:commentEx w15:paraId="16B2F145" w15:paraIdParent="04C6A381" w15:done="1"/>
  <w15:commentEx w15:paraId="15CCD7F0" w15:paraIdParent="04C6A381" w15:done="1"/>
  <w15:commentEx w15:paraId="57C81911" w15:done="1"/>
  <w15:commentEx w15:paraId="22018919" w15:paraIdParent="57C81911" w15:done="1"/>
  <w15:commentEx w15:paraId="41B66F76" w15:paraIdParent="57C81911" w15:done="1"/>
  <w15:commentEx w15:paraId="6E0CFAEE" w15:done="1"/>
  <w15:commentEx w15:paraId="072411E7" w15:paraIdParent="6E0CFAEE" w15:done="1"/>
  <w15:commentEx w15:paraId="1218D8A1" w15:done="1"/>
  <w15:commentEx w15:paraId="6F8E86D4" w15:paraIdParent="1218D8A1" w15:done="1"/>
  <w15:commentEx w15:paraId="281EA101" w15:done="1"/>
  <w15:commentEx w15:paraId="15F65F1F" w15:paraIdParent="281EA101" w15:done="1"/>
  <w15:commentEx w15:paraId="20BBBCD6" w15:paraIdParent="281EA101" w15:done="1"/>
  <w15:commentEx w15:paraId="3502C124" w15:paraIdParent="281EA101" w15:done="1"/>
  <w15:commentEx w15:paraId="3E5E6079" w15:done="1"/>
  <w15:commentEx w15:paraId="45A7CF35" w15:paraIdParent="3E5E6079" w15:done="1"/>
  <w15:commentEx w15:paraId="51C50882" w15:paraIdParent="3E5E6079" w15:done="1"/>
  <w15:commentEx w15:paraId="05FE5F73" w15:paraIdParent="3E5E6079" w15:done="1"/>
  <w15:commentEx w15:paraId="4247EAC9" w15:done="1"/>
  <w15:commentEx w15:paraId="480315ED" w15:paraIdParent="4247EAC9" w15:done="1"/>
  <w15:commentEx w15:paraId="790F7EF8" w15:paraIdParent="4247EAC9" w15:done="1"/>
  <w15:commentEx w15:paraId="040A32C8" w15:done="1"/>
  <w15:commentEx w15:paraId="3ED003B6" w15:paraIdParent="040A32C8" w15:done="1"/>
  <w15:commentEx w15:paraId="6FD53E58" w15:paraIdParent="040A32C8" w15:done="1"/>
  <w15:commentEx w15:paraId="72F053E0" w15:done="1"/>
  <w15:commentEx w15:paraId="3172495B" w15:paraIdParent="72F053E0" w15:done="1"/>
  <w15:commentEx w15:paraId="7973A065" w15:paraIdParent="72F053E0" w15:done="1"/>
  <w15:commentEx w15:paraId="0B6AC68E" w15:done="1"/>
  <w15:commentEx w15:paraId="7DAB4DA2" w15:paraIdParent="0B6AC68E" w15:done="1"/>
  <w15:commentEx w15:paraId="11EFB81E" w15:paraIdParent="0B6AC68E" w15:done="1"/>
  <w15:commentEx w15:paraId="39BE430C" w15:done="1"/>
  <w15:commentEx w15:paraId="36F010F2" w15:paraIdParent="39BE430C" w15:done="1"/>
  <w15:commentEx w15:paraId="7C0CF1A8" w15:paraIdParent="39BE430C" w15:done="1"/>
  <w15:commentEx w15:paraId="6646AFD4" w15:done="0"/>
  <w15:commentEx w15:paraId="03DF26E4" w15:paraIdParent="6646AFD4" w15:done="0"/>
  <w15:commentEx w15:paraId="5BCBACDA" w15:done="0"/>
  <w15:commentEx w15:paraId="47AEE908" w15:paraIdParent="5BCBACDA" w15:done="0"/>
  <w15:commentEx w15:paraId="779DB578" w15:done="0"/>
  <w15:commentEx w15:paraId="7E6D871E" w15:paraIdParent="779DB5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86022" w16cex:dateUtc="2026-03-10T21:42:00Z"/>
  <w16cex:commentExtensible w16cex:durableId="571E3577" w16cex:dateUtc="2026-03-17T19:24:00Z"/>
  <w16cex:commentExtensible w16cex:durableId="425AAF6B" w16cex:dateUtc="2026-03-31T20:04:00Z"/>
  <w16cex:commentExtensible w16cex:durableId="007035C9" w16cex:dateUtc="2026-03-10T21:45:00Z">
    <w16cex:extLst>
      <w16:ext w16:uri="{CE6994B0-6A32-4C9F-8C6B-6E91EDA988CE}">
        <cr:reactions xmlns:cr="http://schemas.microsoft.com/office/comments/2020/reactions">
          <cr:reaction reactionType="1">
            <cr:reactionInfo dateUtc="2026-03-20T16:35:51Z">
              <cr:user userId="S::Brad.Wolaver@ose.nm.gov::827561b5-1d5b-4099-add2-547621cb8a5f" userProvider="AD" userName="Wolaver, Brad, OSE"/>
            </cr:reactionInfo>
          </cr:reaction>
        </cr:reactions>
      </w16:ext>
    </w16cex:extLst>
  </w16cex:commentExtensible>
  <w16cex:commentExtensible w16cex:durableId="189FF9C9" w16cex:dateUtc="2026-03-17T19:25:00Z"/>
  <w16cex:commentExtensible w16cex:durableId="1B0524F0" w16cex:dateUtc="2026-03-20T15:20:00Z"/>
  <w16cex:commentExtensible w16cex:durableId="169C89EB" w16cex:dateUtc="2026-03-10T21:51:00Z"/>
  <w16cex:commentExtensible w16cex:durableId="07676929" w16cex:dateUtc="2026-03-31T20:09:00Z"/>
  <w16cex:commentExtensible w16cex:durableId="0167209B" w16cex:dateUtc="2026-03-10T23:36:00Z"/>
  <w16cex:commentExtensible w16cex:durableId="04F23933" w16cex:dateUtc="2026-03-17T19:26:00Z"/>
  <w16cex:commentExtensible w16cex:durableId="67EEF7FD" w16cex:dateUtc="2026-04-02T16:48:00Z"/>
  <w16cex:commentExtensible w16cex:durableId="5E57F0E5" w16cex:dateUtc="2026-03-10T23:43:00Z"/>
  <w16cex:commentExtensible w16cex:durableId="2AA2CD26" w16cex:dateUtc="2026-03-17T19:28:00Z"/>
  <w16cex:commentExtensible w16cex:durableId="3BD9B57B" w16cex:dateUtc="2026-03-31T21:14:00Z"/>
  <w16cex:commentExtensible w16cex:durableId="2A4660EE" w16cex:dateUtc="2026-03-11T17:39:00Z"/>
  <w16cex:commentExtensible w16cex:durableId="41DCC4E1" w16cex:dateUtc="2026-03-17T19:30:00Z"/>
  <w16cex:commentExtensible w16cex:durableId="71A181EC" w16cex:dateUtc="2026-04-02T16:48:00Z"/>
  <w16cex:commentExtensible w16cex:durableId="2AF9CD8C" w16cex:dateUtc="2026-03-11T17:41:00Z"/>
  <w16cex:commentExtensible w16cex:durableId="38DED9D1" w16cex:dateUtc="2026-03-17T19:30:00Z"/>
  <w16cex:commentExtensible w16cex:durableId="1210B633" w16cex:dateUtc="2026-04-01T15:25:00Z"/>
  <w16cex:commentExtensible w16cex:durableId="4BA117DD" w16cex:dateUtc="2026-03-11T17:52:00Z"/>
  <w16cex:commentExtensible w16cex:durableId="133267C5" w16cex:dateUtc="2026-03-17T19:34:00Z"/>
  <w16cex:commentExtensible w16cex:durableId="21EE3A4C" w16cex:dateUtc="2026-03-17T19:34:00Z"/>
  <w16cex:commentExtensible w16cex:durableId="6C4B4813" w16cex:dateUtc="2026-04-01T15:30:00Z"/>
  <w16cex:commentExtensible w16cex:durableId="08E86A5F" w16cex:dateUtc="2026-03-11T19:44:00Z"/>
  <w16cex:commentExtensible w16cex:durableId="6F610E18" w16cex:dateUtc="2026-04-01T19:12:00Z"/>
  <w16cex:commentExtensible w16cex:durableId="4CE16834" w16cex:dateUtc="2026-03-11T19:59:00Z"/>
  <w16cex:commentExtensible w16cex:durableId="7F8932CE" w16cex:dateUtc="2026-03-17T19:35:00Z"/>
  <w16cex:commentExtensible w16cex:durableId="603FCED4" w16cex:dateUtc="2026-04-01T19:18:00Z"/>
  <w16cex:commentExtensible w16cex:durableId="30430D54" w16cex:dateUtc="2026-03-11T20:01:00Z"/>
  <w16cex:commentExtensible w16cex:durableId="37E21EA8" w16cex:dateUtc="2026-03-17T19:36:00Z"/>
  <w16cex:commentExtensible w16cex:durableId="2EF7BA5D" w16cex:dateUtc="2026-04-01T19:25:00Z"/>
  <w16cex:commentExtensible w16cex:durableId="183E8AE0" w16cex:dateUtc="2026-03-11T20:22:00Z">
    <w16cex:extLst>
      <w16:ext w16:uri="{CE6994B0-6A32-4C9F-8C6B-6E91EDA988CE}">
        <cr:reactions xmlns:cr="http://schemas.microsoft.com/office/comments/2020/reactions">
          <cr:reaction reactionType="1">
            <cr:reactionInfo dateUtc="2026-03-17T19:37:00Z">
              <cr:user userId="S::Brad.Wolaver@ose.nm.gov::827561b5-1d5b-4099-add2-547621cb8a5f" userProvider="AD" userName="Wolaver, Brad, OSE"/>
            </cr:reactionInfo>
          </cr:reaction>
        </cr:reactions>
      </w16:ext>
    </w16cex:extLst>
  </w16cex:commentExtensible>
  <w16cex:commentExtensible w16cex:durableId="0CF179A1" w16cex:dateUtc="2026-03-11T20:23:00Z"/>
  <w16cex:commentExtensible w16cex:durableId="55958F72" w16cex:dateUtc="2026-03-17T19:38:00Z"/>
  <w16cex:commentExtensible w16cex:durableId="3395E3A1" w16cex:dateUtc="2026-03-17T19:40:00Z"/>
  <w16cex:commentExtensible w16cex:durableId="55F1CFCF" w16cex:dateUtc="2026-04-01T15:52:00Z"/>
  <w16cex:commentExtensible w16cex:durableId="6C8A5A85" w16cex:dateUtc="2026-03-11T20:24:00Z"/>
  <w16cex:commentExtensible w16cex:durableId="41A617F2" w16cex:dateUtc="2026-03-17T19:42:00Z"/>
  <w16cex:commentExtensible w16cex:durableId="54F34ACC" w16cex:dateUtc="2026-04-01T19:52:00Z"/>
  <w16cex:commentExtensible w16cex:durableId="49E9CF81" w16cex:dateUtc="2026-03-11T20:28:00Z"/>
  <w16cex:commentExtensible w16cex:durableId="3F46C6F0" w16cex:dateUtc="2026-03-17T19:44:00Z"/>
  <w16cex:commentExtensible w16cex:durableId="60E7C2E7" w16cex:dateUtc="2026-04-01T19:28:00Z"/>
  <w16cex:commentExtensible w16cex:durableId="14B62840" w16cex:dateUtc="2026-03-11T20:29:00Z"/>
  <w16cex:commentExtensible w16cex:durableId="66922E5B" w16cex:dateUtc="2026-03-17T19:46:00Z"/>
  <w16cex:commentExtensible w16cex:durableId="03741FD9" w16cex:dateUtc="2026-04-02T16:56:00Z"/>
  <w16cex:commentExtensible w16cex:durableId="074AB5D2" w16cex:dateUtc="2026-03-11T20:46:00Z"/>
  <w16cex:commentExtensible w16cex:durableId="45CB7DE5" w16cex:dateUtc="2026-03-17T19:46:00Z"/>
  <w16cex:commentExtensible w16cex:durableId="3C155080" w16cex:dateUtc="2026-04-01T19:53:00Z"/>
  <w16cex:commentExtensible w16cex:durableId="0FDC74B7" w16cex:dateUtc="2026-03-11T20:47:00Z"/>
  <w16cex:commentExtensible w16cex:durableId="06DC7C0E" w16cex:dateUtc="2026-04-01T19:53:00Z"/>
  <w16cex:commentExtensible w16cex:durableId="25DDD3CA" w16cex:dateUtc="2026-03-11T20:49:00Z"/>
  <w16cex:commentExtensible w16cex:durableId="7E604889" w16cex:dateUtc="2026-03-17T19:48:00Z"/>
  <w16cex:commentExtensible w16cex:durableId="2E939E0C" w16cex:dateUtc="2026-04-02T17:12:00Z"/>
  <w16cex:commentExtensible w16cex:durableId="4E56AF25" w16cex:dateUtc="2026-03-11T21:03:00Z"/>
  <w16cex:commentExtensible w16cex:durableId="464DD271" w16cex:dateUtc="2026-03-17T19:48:00Z"/>
  <w16cex:commentExtensible w16cex:durableId="18FB622E" w16cex:dateUtc="2026-04-02T17:22:00Z"/>
  <w16cex:commentExtensible w16cex:durableId="1701CA79" w16cex:dateUtc="2026-03-11T21:05:00Z"/>
  <w16cex:commentExtensible w16cex:durableId="3B75BEB6" w16cex:dateUtc="2026-03-17T19:48:00Z"/>
  <w16cex:commentExtensible w16cex:durableId="4E8696A8" w16cex:dateUtc="2026-04-02T17:26:00Z"/>
  <w16cex:commentExtensible w16cex:durableId="7C7FA405" w16cex:dateUtc="2026-03-11T21:08:00Z"/>
  <w16cex:commentExtensible w16cex:durableId="0E3683B7" w16cex:dateUtc="2026-03-17T19:50:00Z"/>
  <w16cex:commentExtensible w16cex:durableId="4EB67F98" w16cex:dateUtc="2026-04-02T20:23:00Z"/>
  <w16cex:commentExtensible w16cex:durableId="4D9EF46D" w16cex:dateUtc="2026-03-17T19:50:00Z"/>
  <w16cex:commentExtensible w16cex:durableId="18A9DA76" w16cex:dateUtc="2026-04-02T20:22:00Z"/>
  <w16cex:commentExtensible w16cex:durableId="48A63283" w16cex:dateUtc="2026-03-11T21:12:00Z"/>
  <w16cex:commentExtensible w16cex:durableId="4447484C" w16cex:dateUtc="2026-03-17T19:52:00Z"/>
  <w16cex:commentExtensible w16cex:durableId="5D68D175" w16cex:dateUtc="2026-03-11T21:14:00Z"/>
  <w16cex:commentExtensible w16cex:durableId="10FA4DFF" w16cex:dateUtc="2026-03-17T19:53:00Z"/>
  <w16cex:commentExtensible w16cex:durableId="2A147EEA" w16cex:dateUtc="2026-03-17T19:53:00Z"/>
  <w16cex:commentExtensible w16cex:durableId="487247D7" w16cex:dateUtc="2026-04-06T15:28:00Z"/>
  <w16cex:commentExtensible w16cex:durableId="395AB24A" w16cex:dateUtc="2026-03-11T21:14:00Z"/>
  <w16cex:commentExtensible w16cex:durableId="5664ECE1" w16cex:dateUtc="2026-03-17T19:53:00Z"/>
  <w16cex:commentExtensible w16cex:durableId="3A43D2CE" w16cex:dateUtc="2026-03-17T19:53:00Z"/>
  <w16cex:commentExtensible w16cex:durableId="435C9D6C" w16cex:dateUtc="2026-04-06T15:28:00Z"/>
  <w16cex:commentExtensible w16cex:durableId="69A0FC94" w16cex:dateUtc="2026-03-11T21:11:00Z"/>
  <w16cex:commentExtensible w16cex:durableId="7CBBB659" w16cex:dateUtc="2026-03-17T19:55:00Z"/>
  <w16cex:commentExtensible w16cex:durableId="797C2A4F" w16cex:dateUtc="2026-04-06T15:38:00Z"/>
  <w16cex:commentExtensible w16cex:durableId="6E9D3DE7" w16cex:dateUtc="2026-03-11T21:18:00Z"/>
  <w16cex:commentExtensible w16cex:durableId="2FE61621" w16cex:dateUtc="2026-03-17T19:56:00Z"/>
  <w16cex:commentExtensible w16cex:durableId="351DA8C0" w16cex:dateUtc="2026-04-06T15:52:00Z"/>
  <w16cex:commentExtensible w16cex:durableId="693B7570" w16cex:dateUtc="2026-03-11T21:20:00Z"/>
  <w16cex:commentExtensible w16cex:durableId="0DC41710" w16cex:dateUtc="2026-03-17T19:57:00Z"/>
  <w16cex:commentExtensible w16cex:durableId="204378A1" w16cex:dateUtc="2026-04-02T22:04:00Z"/>
  <w16cex:commentExtensible w16cex:durableId="535F140D" w16cex:dateUtc="2026-03-11T21:48:00Z"/>
  <w16cex:commentExtensible w16cex:durableId="76D38E99" w16cex:dateUtc="2026-03-17T19:57:00Z"/>
  <w16cex:commentExtensible w16cex:durableId="4A737183" w16cex:dateUtc="2026-04-02T21:56:00Z"/>
  <w16cex:commentExtensible w16cex:durableId="3E86C799" w16cex:dateUtc="2026-03-11T21:54:00Z"/>
  <w16cex:commentExtensible w16cex:durableId="613E2464" w16cex:dateUtc="2026-03-17T19:57:00Z"/>
  <w16cex:commentExtensible w16cex:durableId="381A0CD9" w16cex:dateUtc="2026-04-02T21:56:00Z"/>
  <w16cex:commentExtensible w16cex:durableId="2683F4FE" w16cex:dateUtc="2026-03-11T21:55:00Z"/>
  <w16cex:commentExtensible w16cex:durableId="39EF03AF" w16cex:dateUtc="2026-03-17T19:58:00Z"/>
  <w16cex:commentExtensible w16cex:durableId="0D9D740C" w16cex:dateUtc="2026-03-11T21:55:00Z"/>
  <w16cex:commentExtensible w16cex:durableId="2A687B2B" w16cex:dateUtc="2026-03-17T19:58:00Z"/>
  <w16cex:commentExtensible w16cex:durableId="445C6D33" w16cex:dateUtc="2026-03-11T22:03:00Z"/>
  <w16cex:commentExtensible w16cex:durableId="567AE18D" w16cex:dateUtc="2026-03-17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AC1D7E" w16cid:durableId="00B86022"/>
  <w16cid:commentId w16cid:paraId="48C0A995" w16cid:durableId="571E3577"/>
  <w16cid:commentId w16cid:paraId="04D6DFC4" w16cid:durableId="425AAF6B"/>
  <w16cid:commentId w16cid:paraId="67CA440E" w16cid:durableId="007035C9"/>
  <w16cid:commentId w16cid:paraId="3F06A38C" w16cid:durableId="189FF9C9"/>
  <w16cid:commentId w16cid:paraId="30ED1A42" w16cid:durableId="1B0524F0"/>
  <w16cid:commentId w16cid:paraId="004CA82C" w16cid:durableId="169C89EB"/>
  <w16cid:commentId w16cid:paraId="416FB2C5" w16cid:durableId="07676929"/>
  <w16cid:commentId w16cid:paraId="45BB4670" w16cid:durableId="0167209B"/>
  <w16cid:commentId w16cid:paraId="4B397E2F" w16cid:durableId="04F23933"/>
  <w16cid:commentId w16cid:paraId="547BBE0C" w16cid:durableId="67EEF7FD"/>
  <w16cid:commentId w16cid:paraId="6ED7B0C0" w16cid:durableId="5E57F0E5"/>
  <w16cid:commentId w16cid:paraId="6A6DF772" w16cid:durableId="2AA2CD26"/>
  <w16cid:commentId w16cid:paraId="01381C54" w16cid:durableId="3BD9B57B"/>
  <w16cid:commentId w16cid:paraId="4ADCF758" w16cid:durableId="2A4660EE"/>
  <w16cid:commentId w16cid:paraId="164081FF" w16cid:durableId="41DCC4E1"/>
  <w16cid:commentId w16cid:paraId="25066710" w16cid:durableId="71A181EC"/>
  <w16cid:commentId w16cid:paraId="0AFB972F" w16cid:durableId="2AF9CD8C"/>
  <w16cid:commentId w16cid:paraId="09B737AB" w16cid:durableId="38DED9D1"/>
  <w16cid:commentId w16cid:paraId="2D2F4CF4" w16cid:durableId="1210B633"/>
  <w16cid:commentId w16cid:paraId="3E828DEB" w16cid:durableId="4BA117DD"/>
  <w16cid:commentId w16cid:paraId="1235DBC3" w16cid:durableId="133267C5"/>
  <w16cid:commentId w16cid:paraId="02973FC5" w16cid:durableId="21EE3A4C"/>
  <w16cid:commentId w16cid:paraId="7340A1A9" w16cid:durableId="6C4B4813"/>
  <w16cid:commentId w16cid:paraId="39B2FA7C" w16cid:durableId="08E86A5F"/>
  <w16cid:commentId w16cid:paraId="02521F64" w16cid:durableId="6F610E18"/>
  <w16cid:commentId w16cid:paraId="04749697" w16cid:durableId="4CE16834"/>
  <w16cid:commentId w16cid:paraId="07336657" w16cid:durableId="7F8932CE"/>
  <w16cid:commentId w16cid:paraId="2E022702" w16cid:durableId="603FCED4"/>
  <w16cid:commentId w16cid:paraId="0686A66D" w16cid:durableId="30430D54"/>
  <w16cid:commentId w16cid:paraId="0B71C675" w16cid:durableId="37E21EA8"/>
  <w16cid:commentId w16cid:paraId="77BC60E3" w16cid:durableId="2EF7BA5D"/>
  <w16cid:commentId w16cid:paraId="142FA274" w16cid:durableId="183E8AE0"/>
  <w16cid:commentId w16cid:paraId="7EFAB3DE" w16cid:durableId="0CF179A1"/>
  <w16cid:commentId w16cid:paraId="7FB30BDA" w16cid:durableId="55958F72"/>
  <w16cid:commentId w16cid:paraId="1DAA979E" w16cid:durableId="3395E3A1"/>
  <w16cid:commentId w16cid:paraId="01179102" w16cid:durableId="55F1CFCF"/>
  <w16cid:commentId w16cid:paraId="33E8D67F" w16cid:durableId="6C8A5A85"/>
  <w16cid:commentId w16cid:paraId="4E7898FC" w16cid:durableId="41A617F2"/>
  <w16cid:commentId w16cid:paraId="7362998B" w16cid:durableId="54F34ACC"/>
  <w16cid:commentId w16cid:paraId="0F162CE2" w16cid:durableId="49E9CF81"/>
  <w16cid:commentId w16cid:paraId="58A398FE" w16cid:durableId="3F46C6F0"/>
  <w16cid:commentId w16cid:paraId="60DF8854" w16cid:durableId="60E7C2E7"/>
  <w16cid:commentId w16cid:paraId="39DDB37A" w16cid:durableId="14B62840"/>
  <w16cid:commentId w16cid:paraId="3B8EF05D" w16cid:durableId="66922E5B"/>
  <w16cid:commentId w16cid:paraId="6AD573FD" w16cid:durableId="03741FD9"/>
  <w16cid:commentId w16cid:paraId="2EC51183" w16cid:durableId="074AB5D2"/>
  <w16cid:commentId w16cid:paraId="35359381" w16cid:durableId="45CB7DE5"/>
  <w16cid:commentId w16cid:paraId="353858DB" w16cid:durableId="3C155080"/>
  <w16cid:commentId w16cid:paraId="5BB6F3E2" w16cid:durableId="0FDC74B7"/>
  <w16cid:commentId w16cid:paraId="367466C4" w16cid:durableId="06DC7C0E"/>
  <w16cid:commentId w16cid:paraId="41831396" w16cid:durableId="25DDD3CA"/>
  <w16cid:commentId w16cid:paraId="008D57F2" w16cid:durableId="7E604889"/>
  <w16cid:commentId w16cid:paraId="0496152E" w16cid:durableId="2E939E0C"/>
  <w16cid:commentId w16cid:paraId="67685ADF" w16cid:durableId="4E56AF25"/>
  <w16cid:commentId w16cid:paraId="676AB139" w16cid:durableId="464DD271"/>
  <w16cid:commentId w16cid:paraId="057DFBFF" w16cid:durableId="18FB622E"/>
  <w16cid:commentId w16cid:paraId="04C6A381" w16cid:durableId="1701CA79"/>
  <w16cid:commentId w16cid:paraId="16B2F145" w16cid:durableId="3B75BEB6"/>
  <w16cid:commentId w16cid:paraId="15CCD7F0" w16cid:durableId="4E8696A8"/>
  <w16cid:commentId w16cid:paraId="57C81911" w16cid:durableId="7C7FA405"/>
  <w16cid:commentId w16cid:paraId="22018919" w16cid:durableId="0E3683B7"/>
  <w16cid:commentId w16cid:paraId="41B66F76" w16cid:durableId="4EB67F98"/>
  <w16cid:commentId w16cid:paraId="6E0CFAEE" w16cid:durableId="4D9EF46D"/>
  <w16cid:commentId w16cid:paraId="072411E7" w16cid:durableId="18A9DA76"/>
  <w16cid:commentId w16cid:paraId="1218D8A1" w16cid:durableId="48A63283"/>
  <w16cid:commentId w16cid:paraId="6F8E86D4" w16cid:durableId="4447484C"/>
  <w16cid:commentId w16cid:paraId="281EA101" w16cid:durableId="5D68D175"/>
  <w16cid:commentId w16cid:paraId="15F65F1F" w16cid:durableId="10FA4DFF"/>
  <w16cid:commentId w16cid:paraId="20BBBCD6" w16cid:durableId="2A147EEA"/>
  <w16cid:commentId w16cid:paraId="3502C124" w16cid:durableId="487247D7"/>
  <w16cid:commentId w16cid:paraId="3E5E6079" w16cid:durableId="395AB24A"/>
  <w16cid:commentId w16cid:paraId="45A7CF35" w16cid:durableId="5664ECE1"/>
  <w16cid:commentId w16cid:paraId="51C50882" w16cid:durableId="3A43D2CE"/>
  <w16cid:commentId w16cid:paraId="05FE5F73" w16cid:durableId="435C9D6C"/>
  <w16cid:commentId w16cid:paraId="4247EAC9" w16cid:durableId="69A0FC94"/>
  <w16cid:commentId w16cid:paraId="480315ED" w16cid:durableId="7CBBB659"/>
  <w16cid:commentId w16cid:paraId="790F7EF8" w16cid:durableId="797C2A4F"/>
  <w16cid:commentId w16cid:paraId="040A32C8" w16cid:durableId="6E9D3DE7"/>
  <w16cid:commentId w16cid:paraId="3ED003B6" w16cid:durableId="2FE61621"/>
  <w16cid:commentId w16cid:paraId="6FD53E58" w16cid:durableId="351DA8C0"/>
  <w16cid:commentId w16cid:paraId="72F053E0" w16cid:durableId="693B7570"/>
  <w16cid:commentId w16cid:paraId="3172495B" w16cid:durableId="0DC41710"/>
  <w16cid:commentId w16cid:paraId="7973A065" w16cid:durableId="204378A1"/>
  <w16cid:commentId w16cid:paraId="0B6AC68E" w16cid:durableId="535F140D"/>
  <w16cid:commentId w16cid:paraId="7DAB4DA2" w16cid:durableId="76D38E99"/>
  <w16cid:commentId w16cid:paraId="11EFB81E" w16cid:durableId="4A737183"/>
  <w16cid:commentId w16cid:paraId="39BE430C" w16cid:durableId="3E86C799"/>
  <w16cid:commentId w16cid:paraId="36F010F2" w16cid:durableId="613E2464"/>
  <w16cid:commentId w16cid:paraId="7C0CF1A8" w16cid:durableId="381A0CD9"/>
  <w16cid:commentId w16cid:paraId="6646AFD4" w16cid:durableId="2683F4FE"/>
  <w16cid:commentId w16cid:paraId="03DF26E4" w16cid:durableId="39EF03AF"/>
  <w16cid:commentId w16cid:paraId="5BCBACDA" w16cid:durableId="0D9D740C"/>
  <w16cid:commentId w16cid:paraId="47AEE908" w16cid:durableId="2A687B2B"/>
  <w16cid:commentId w16cid:paraId="779DB578" w16cid:durableId="445C6D33"/>
  <w16cid:commentId w16cid:paraId="7E6D871E" w16cid:durableId="567AE1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5C106" w14:textId="77777777" w:rsidR="003A05E4" w:rsidRPr="006A5C33" w:rsidRDefault="003A05E4" w:rsidP="00DA420C">
      <w:r w:rsidRPr="006A5C33">
        <w:separator/>
      </w:r>
    </w:p>
    <w:p w14:paraId="156B0363" w14:textId="77777777" w:rsidR="003A05E4" w:rsidRPr="006A5C33" w:rsidRDefault="003A05E4" w:rsidP="00DA420C"/>
  </w:endnote>
  <w:endnote w:type="continuationSeparator" w:id="0">
    <w:p w14:paraId="187A6EB1" w14:textId="77777777" w:rsidR="003A05E4" w:rsidRPr="006A5C33" w:rsidRDefault="003A05E4" w:rsidP="00DA420C">
      <w:r w:rsidRPr="006A5C33">
        <w:continuationSeparator/>
      </w:r>
    </w:p>
    <w:p w14:paraId="2BF54668" w14:textId="77777777" w:rsidR="003A05E4" w:rsidRPr="006A5C33" w:rsidRDefault="003A05E4" w:rsidP="00DA420C"/>
  </w:endnote>
  <w:endnote w:type="continuationNotice" w:id="1">
    <w:p w14:paraId="7D26E619" w14:textId="77777777" w:rsidR="003A05E4" w:rsidRPr="006A5C33" w:rsidRDefault="003A05E4" w:rsidP="00DA420C"/>
    <w:p w14:paraId="58563FCC" w14:textId="77777777" w:rsidR="003A05E4" w:rsidRPr="006A5C33" w:rsidRDefault="003A05E4" w:rsidP="00DA4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22DB" w14:textId="2EE0DE85" w:rsidR="00C444BA" w:rsidRPr="006A5C33" w:rsidRDefault="00175B01" w:rsidP="00DA420C">
    <w:pPr>
      <w:pStyle w:val="Footer"/>
    </w:pPr>
    <w:r w:rsidRPr="00175B01">
      <w:rPr>
        <w:highlight w:val="yellow"/>
      </w:rPr>
      <w:t>MSC_2026_xxx</w:t>
    </w:r>
    <w:r w:rsidR="00C444BA" w:rsidRPr="006A5C33">
      <w:tab/>
    </w:r>
    <w:r w:rsidR="00C444BA" w:rsidRPr="006A5C33">
      <w:fldChar w:fldCharType="begin"/>
    </w:r>
    <w:r w:rsidR="00C444BA" w:rsidRPr="006A5C33">
      <w:instrText xml:space="preserve"> PAGE   \* MERGEFORMAT </w:instrText>
    </w:r>
    <w:r w:rsidR="00C444BA" w:rsidRPr="006A5C33">
      <w:fldChar w:fldCharType="separate"/>
    </w:r>
    <w:r w:rsidR="00C444BA" w:rsidRPr="006A5C33">
      <w:t>1</w:t>
    </w:r>
    <w:r w:rsidR="00C444BA" w:rsidRPr="006A5C3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E7F7" w14:textId="2F097AC8" w:rsidR="00636AB2" w:rsidRPr="006A5C33" w:rsidRDefault="00175B01" w:rsidP="00DA420C">
    <w:pPr>
      <w:pStyle w:val="Footer"/>
    </w:pPr>
    <w:r w:rsidRPr="00175B01">
      <w:rPr>
        <w:highlight w:val="yellow"/>
      </w:rPr>
      <w:t>MSC_2026_xxx</w:t>
    </w:r>
    <w:r w:rsidR="00636AB2" w:rsidRPr="006A5C33">
      <w:tab/>
    </w:r>
    <w:r w:rsidR="00636AB2" w:rsidRPr="006A5C33">
      <w:fldChar w:fldCharType="begin"/>
    </w:r>
    <w:r w:rsidR="00636AB2" w:rsidRPr="006A5C33">
      <w:instrText xml:space="preserve"> PAGE   \* MERGEFORMAT </w:instrText>
    </w:r>
    <w:r w:rsidR="00636AB2" w:rsidRPr="006A5C33">
      <w:fldChar w:fldCharType="separate"/>
    </w:r>
    <w:r w:rsidR="00636AB2" w:rsidRPr="006A5C33">
      <w:t>3</w:t>
    </w:r>
    <w:r w:rsidR="00636AB2" w:rsidRPr="006A5C3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EDA1" w14:textId="77777777" w:rsidR="003A05E4" w:rsidRPr="006A5C33" w:rsidRDefault="003A05E4" w:rsidP="00DA420C">
      <w:r w:rsidRPr="006A5C33">
        <w:separator/>
      </w:r>
    </w:p>
    <w:p w14:paraId="099AF1B0" w14:textId="77777777" w:rsidR="003A05E4" w:rsidRPr="006A5C33" w:rsidRDefault="003A05E4" w:rsidP="00DA420C"/>
  </w:footnote>
  <w:footnote w:type="continuationSeparator" w:id="0">
    <w:p w14:paraId="040804EC" w14:textId="77777777" w:rsidR="003A05E4" w:rsidRPr="006A5C33" w:rsidRDefault="003A05E4" w:rsidP="00DA420C">
      <w:r w:rsidRPr="006A5C33">
        <w:continuationSeparator/>
      </w:r>
    </w:p>
    <w:p w14:paraId="42B19133" w14:textId="77777777" w:rsidR="003A05E4" w:rsidRPr="006A5C33" w:rsidRDefault="003A05E4" w:rsidP="00DA420C"/>
  </w:footnote>
  <w:footnote w:type="continuationNotice" w:id="1">
    <w:p w14:paraId="1FDB30C8" w14:textId="77777777" w:rsidR="003A05E4" w:rsidRPr="006A5C33" w:rsidRDefault="003A05E4" w:rsidP="00DA420C"/>
    <w:p w14:paraId="36EB2619" w14:textId="77777777" w:rsidR="003A05E4" w:rsidRPr="006A5C33" w:rsidRDefault="003A05E4" w:rsidP="00DA4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92CE" w14:textId="0F3EFE76" w:rsidR="00EF4E2F" w:rsidRPr="006A5C33" w:rsidRDefault="00EF4E2F" w:rsidP="00DA420C">
    <w:pPr>
      <w:pStyle w:val="Header"/>
    </w:pPr>
    <w:r w:rsidRPr="006A5C33">
      <w:rPr>
        <w:noProof/>
      </w:rPr>
      <w:drawing>
        <wp:inline distT="0" distB="0" distL="0" distR="0" wp14:anchorId="7EB4B2D4" wp14:editId="18A60450">
          <wp:extent cx="5934075" cy="1095375"/>
          <wp:effectExtent l="0" t="0" r="9525" b="9525"/>
          <wp:docPr id="1297475653"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2743" name="Picture 1"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1095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F2A5" w14:textId="19E08C42" w:rsidR="00EF4E2F" w:rsidRPr="006A5C33" w:rsidRDefault="00EF4E2F" w:rsidP="00DA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5CCFA3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6C2B96"/>
    <w:multiLevelType w:val="hybridMultilevel"/>
    <w:tmpl w:val="8F96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56F"/>
    <w:multiLevelType w:val="hybridMultilevel"/>
    <w:tmpl w:val="07361C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F484C"/>
    <w:multiLevelType w:val="hybridMultilevel"/>
    <w:tmpl w:val="B69AA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2EA6"/>
    <w:multiLevelType w:val="hybridMultilevel"/>
    <w:tmpl w:val="93827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77FB3"/>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103D23DF"/>
    <w:multiLevelType w:val="hybridMultilevel"/>
    <w:tmpl w:val="0CE89D2A"/>
    <w:lvl w:ilvl="0" w:tplc="A1E07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D306F"/>
    <w:multiLevelType w:val="hybridMultilevel"/>
    <w:tmpl w:val="7ED0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1315C"/>
    <w:multiLevelType w:val="hybridMultilevel"/>
    <w:tmpl w:val="B8C4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838F3"/>
    <w:multiLevelType w:val="hybridMultilevel"/>
    <w:tmpl w:val="18D8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C63E6"/>
    <w:multiLevelType w:val="hybridMultilevel"/>
    <w:tmpl w:val="8266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5704F"/>
    <w:multiLevelType w:val="hybridMultilevel"/>
    <w:tmpl w:val="BC3A7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2672D5"/>
    <w:multiLevelType w:val="hybridMultilevel"/>
    <w:tmpl w:val="291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0105D"/>
    <w:multiLevelType w:val="hybridMultilevel"/>
    <w:tmpl w:val="C0E8F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9F252D"/>
    <w:multiLevelType w:val="hybridMultilevel"/>
    <w:tmpl w:val="D142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737FE"/>
    <w:multiLevelType w:val="hybridMultilevel"/>
    <w:tmpl w:val="8996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826B5"/>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7" w15:restartNumberingAfterBreak="0">
    <w:nsid w:val="28075814"/>
    <w:multiLevelType w:val="hybridMultilevel"/>
    <w:tmpl w:val="6B8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24BAF"/>
    <w:multiLevelType w:val="hybridMultilevel"/>
    <w:tmpl w:val="8806B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36C63"/>
    <w:multiLevelType w:val="hybridMultilevel"/>
    <w:tmpl w:val="A5A8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AE401"/>
    <w:multiLevelType w:val="multilevel"/>
    <w:tmpl w:val="FE3A7D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1" w15:restartNumberingAfterBreak="0">
    <w:nsid w:val="33046B09"/>
    <w:multiLevelType w:val="hybridMultilevel"/>
    <w:tmpl w:val="ED2895B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142633"/>
    <w:multiLevelType w:val="hybridMultilevel"/>
    <w:tmpl w:val="52E4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EE5C7A"/>
    <w:multiLevelType w:val="hybridMultilevel"/>
    <w:tmpl w:val="12B4E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BB3088"/>
    <w:multiLevelType w:val="hybridMultilevel"/>
    <w:tmpl w:val="2432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167FF"/>
    <w:multiLevelType w:val="hybridMultilevel"/>
    <w:tmpl w:val="C2B2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34538C"/>
    <w:multiLevelType w:val="hybridMultilevel"/>
    <w:tmpl w:val="C6FE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911871"/>
    <w:multiLevelType w:val="hybridMultilevel"/>
    <w:tmpl w:val="C090F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22902"/>
    <w:multiLevelType w:val="hybridMultilevel"/>
    <w:tmpl w:val="F9E2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0016CC"/>
    <w:multiLevelType w:val="hybridMultilevel"/>
    <w:tmpl w:val="6C9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F25657"/>
    <w:multiLevelType w:val="hybridMultilevel"/>
    <w:tmpl w:val="E01E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A8362A"/>
    <w:multiLevelType w:val="hybridMultilevel"/>
    <w:tmpl w:val="621A1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036E01"/>
    <w:multiLevelType w:val="hybridMultilevel"/>
    <w:tmpl w:val="E33C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441485"/>
    <w:multiLevelType w:val="hybridMultilevel"/>
    <w:tmpl w:val="DE10C3B4"/>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17E0BC7"/>
    <w:multiLevelType w:val="hybridMultilevel"/>
    <w:tmpl w:val="2A427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414909"/>
    <w:multiLevelType w:val="hybridMultilevel"/>
    <w:tmpl w:val="42DAF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AA7514"/>
    <w:multiLevelType w:val="hybridMultilevel"/>
    <w:tmpl w:val="9910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C62FD"/>
    <w:multiLevelType w:val="hybridMultilevel"/>
    <w:tmpl w:val="8FA6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F56924"/>
    <w:multiLevelType w:val="hybridMultilevel"/>
    <w:tmpl w:val="C0BEBB9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85677CA"/>
    <w:multiLevelType w:val="hybridMultilevel"/>
    <w:tmpl w:val="AA14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BF10B7"/>
    <w:multiLevelType w:val="hybridMultilevel"/>
    <w:tmpl w:val="0CBCE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11C03"/>
    <w:multiLevelType w:val="hybridMultilevel"/>
    <w:tmpl w:val="9FA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E7267"/>
    <w:multiLevelType w:val="hybridMultilevel"/>
    <w:tmpl w:val="3D74F17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3" w15:restartNumberingAfterBreak="0">
    <w:nsid w:val="71315DC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4" w15:restartNumberingAfterBreak="0">
    <w:nsid w:val="736009D2"/>
    <w:multiLevelType w:val="hybridMultilevel"/>
    <w:tmpl w:val="EE9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324B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6" w15:restartNumberingAfterBreak="0">
    <w:nsid w:val="752E25C2"/>
    <w:multiLevelType w:val="hybridMultilevel"/>
    <w:tmpl w:val="6DF4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1122F7"/>
    <w:multiLevelType w:val="hybridMultilevel"/>
    <w:tmpl w:val="3EA80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273FBF"/>
    <w:multiLevelType w:val="hybridMultilevel"/>
    <w:tmpl w:val="795C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157B6F"/>
    <w:multiLevelType w:val="hybridMultilevel"/>
    <w:tmpl w:val="AC62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EC67C6"/>
    <w:multiLevelType w:val="multilevel"/>
    <w:tmpl w:val="E4AA08B6"/>
    <w:lvl w:ilvl="0">
      <w:start w:val="1"/>
      <w:numFmt w:val="decimal"/>
      <w:lvlText w:val="%1."/>
      <w:lvlJc w:val="left"/>
      <w:pPr>
        <w:tabs>
          <w:tab w:val="num" w:pos="180"/>
        </w:tabs>
        <w:ind w:left="66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2936514">
    <w:abstractNumId w:val="38"/>
  </w:num>
  <w:num w:numId="2" w16cid:durableId="1296983829">
    <w:abstractNumId w:val="6"/>
  </w:num>
  <w:num w:numId="3" w16cid:durableId="832914575">
    <w:abstractNumId w:val="21"/>
  </w:num>
  <w:num w:numId="4" w16cid:durableId="354431851">
    <w:abstractNumId w:val="33"/>
  </w:num>
  <w:num w:numId="5" w16cid:durableId="379787803">
    <w:abstractNumId w:val="30"/>
  </w:num>
  <w:num w:numId="6" w16cid:durableId="442656092">
    <w:abstractNumId w:val="32"/>
  </w:num>
  <w:num w:numId="7" w16cid:durableId="431558384">
    <w:abstractNumId w:val="29"/>
  </w:num>
  <w:num w:numId="8" w16cid:durableId="140390481">
    <w:abstractNumId w:val="31"/>
  </w:num>
  <w:num w:numId="9" w16cid:durableId="890191951">
    <w:abstractNumId w:val="0"/>
  </w:num>
  <w:num w:numId="10" w16cid:durableId="1512991575">
    <w:abstractNumId w:val="17"/>
  </w:num>
  <w:num w:numId="11" w16cid:durableId="359168144">
    <w:abstractNumId w:val="4"/>
  </w:num>
  <w:num w:numId="12" w16cid:durableId="833767892">
    <w:abstractNumId w:val="13"/>
  </w:num>
  <w:num w:numId="13" w16cid:durableId="1371153461">
    <w:abstractNumId w:val="20"/>
  </w:num>
  <w:num w:numId="14" w16cid:durableId="199433439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2042393">
    <w:abstractNumId w:val="48"/>
  </w:num>
  <w:num w:numId="16" w16cid:durableId="1471633328">
    <w:abstractNumId w:val="22"/>
  </w:num>
  <w:num w:numId="17" w16cid:durableId="1679849683">
    <w:abstractNumId w:val="10"/>
  </w:num>
  <w:num w:numId="18" w16cid:durableId="1344016169">
    <w:abstractNumId w:val="25"/>
  </w:num>
  <w:num w:numId="19" w16cid:durableId="1440222104">
    <w:abstractNumId w:val="1"/>
  </w:num>
  <w:num w:numId="20" w16cid:durableId="974531555">
    <w:abstractNumId w:val="37"/>
  </w:num>
  <w:num w:numId="21" w16cid:durableId="543950242">
    <w:abstractNumId w:val="26"/>
  </w:num>
  <w:num w:numId="22" w16cid:durableId="987131276">
    <w:abstractNumId w:val="36"/>
  </w:num>
  <w:num w:numId="23" w16cid:durableId="1608463564">
    <w:abstractNumId w:val="28"/>
  </w:num>
  <w:num w:numId="24" w16cid:durableId="1095904794">
    <w:abstractNumId w:val="35"/>
  </w:num>
  <w:num w:numId="25" w16cid:durableId="321854633">
    <w:abstractNumId w:val="19"/>
  </w:num>
  <w:num w:numId="26" w16cid:durableId="195629779">
    <w:abstractNumId w:val="39"/>
  </w:num>
  <w:num w:numId="27" w16cid:durableId="121384636">
    <w:abstractNumId w:val="8"/>
  </w:num>
  <w:num w:numId="28" w16cid:durableId="291138915">
    <w:abstractNumId w:val="27"/>
  </w:num>
  <w:num w:numId="29" w16cid:durableId="615677771">
    <w:abstractNumId w:val="24"/>
  </w:num>
  <w:num w:numId="30" w16cid:durableId="448671756">
    <w:abstractNumId w:val="3"/>
  </w:num>
  <w:num w:numId="31" w16cid:durableId="611281137">
    <w:abstractNumId w:val="23"/>
  </w:num>
  <w:num w:numId="32" w16cid:durableId="67118369">
    <w:abstractNumId w:val="12"/>
  </w:num>
  <w:num w:numId="33" w16cid:durableId="1090811992">
    <w:abstractNumId w:val="9"/>
  </w:num>
  <w:num w:numId="34" w16cid:durableId="735736976">
    <w:abstractNumId w:val="7"/>
  </w:num>
  <w:num w:numId="35" w16cid:durableId="1800298835">
    <w:abstractNumId w:val="41"/>
  </w:num>
  <w:num w:numId="36" w16cid:durableId="2124883986">
    <w:abstractNumId w:val="40"/>
  </w:num>
  <w:num w:numId="37" w16cid:durableId="1646156211">
    <w:abstractNumId w:val="44"/>
  </w:num>
  <w:num w:numId="38" w16cid:durableId="1201095260">
    <w:abstractNumId w:val="2"/>
  </w:num>
  <w:num w:numId="39" w16cid:durableId="452141757">
    <w:abstractNumId w:val="42"/>
  </w:num>
  <w:num w:numId="40" w16cid:durableId="611546686">
    <w:abstractNumId w:val="47"/>
  </w:num>
  <w:num w:numId="41" w16cid:durableId="1213738564">
    <w:abstractNumId w:val="11"/>
  </w:num>
  <w:num w:numId="42" w16cid:durableId="893539402">
    <w:abstractNumId w:val="34"/>
  </w:num>
  <w:num w:numId="43" w16cid:durableId="1459106321">
    <w:abstractNumId w:val="46"/>
  </w:num>
  <w:num w:numId="44" w16cid:durableId="1576937461">
    <w:abstractNumId w:val="50"/>
  </w:num>
  <w:num w:numId="45" w16cid:durableId="212159253">
    <w:abstractNumId w:val="14"/>
  </w:num>
  <w:num w:numId="46" w16cid:durableId="849759741">
    <w:abstractNumId w:val="15"/>
  </w:num>
  <w:num w:numId="47" w16cid:durableId="970788087">
    <w:abstractNumId w:val="16"/>
  </w:num>
  <w:num w:numId="48" w16cid:durableId="1764639837">
    <w:abstractNumId w:val="45"/>
  </w:num>
  <w:num w:numId="49" w16cid:durableId="1116750822">
    <w:abstractNumId w:val="5"/>
  </w:num>
  <w:num w:numId="50" w16cid:durableId="1917276807">
    <w:abstractNumId w:val="49"/>
  </w:num>
  <w:num w:numId="51" w16cid:durableId="1679457455">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laver, Brad, OSE">
    <w15:presenceInfo w15:providerId="AD" w15:userId="S::Brad.Wolaver@ose.nm.gov::827561b5-1d5b-4099-add2-547621cb8a5f"/>
  </w15:person>
  <w15:person w15:author="Petronis, Laura, OSE">
    <w15:presenceInfo w15:providerId="AD" w15:userId="S::Laura.Petronis@ose.nm.gov::10ecce37-9d54-44d1-a2b9-73caf1e529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1A"/>
    <w:rsid w:val="000005C0"/>
    <w:rsid w:val="00000869"/>
    <w:rsid w:val="00002B2A"/>
    <w:rsid w:val="000030D8"/>
    <w:rsid w:val="00006A86"/>
    <w:rsid w:val="00007BAA"/>
    <w:rsid w:val="00007F91"/>
    <w:rsid w:val="00012CB8"/>
    <w:rsid w:val="00014EC8"/>
    <w:rsid w:val="000175B2"/>
    <w:rsid w:val="0002060E"/>
    <w:rsid w:val="00020EE9"/>
    <w:rsid w:val="000212C5"/>
    <w:rsid w:val="00024C5E"/>
    <w:rsid w:val="000257DD"/>
    <w:rsid w:val="00025E17"/>
    <w:rsid w:val="00026C6C"/>
    <w:rsid w:val="00027739"/>
    <w:rsid w:val="0003065D"/>
    <w:rsid w:val="00030CC8"/>
    <w:rsid w:val="0003298C"/>
    <w:rsid w:val="00033CD2"/>
    <w:rsid w:val="000341E2"/>
    <w:rsid w:val="00035F98"/>
    <w:rsid w:val="000368B2"/>
    <w:rsid w:val="000406AC"/>
    <w:rsid w:val="00041979"/>
    <w:rsid w:val="0004215D"/>
    <w:rsid w:val="00042381"/>
    <w:rsid w:val="00043ECC"/>
    <w:rsid w:val="00047F3D"/>
    <w:rsid w:val="000511B0"/>
    <w:rsid w:val="00052BFE"/>
    <w:rsid w:val="00052F72"/>
    <w:rsid w:val="0005401F"/>
    <w:rsid w:val="00055206"/>
    <w:rsid w:val="00055CB6"/>
    <w:rsid w:val="0005682F"/>
    <w:rsid w:val="00057861"/>
    <w:rsid w:val="00057E61"/>
    <w:rsid w:val="00057F09"/>
    <w:rsid w:val="00060A83"/>
    <w:rsid w:val="00060C6B"/>
    <w:rsid w:val="00061C0F"/>
    <w:rsid w:val="000641C4"/>
    <w:rsid w:val="000643EC"/>
    <w:rsid w:val="00067744"/>
    <w:rsid w:val="00072B35"/>
    <w:rsid w:val="0007523C"/>
    <w:rsid w:val="00075289"/>
    <w:rsid w:val="00076539"/>
    <w:rsid w:val="000779D3"/>
    <w:rsid w:val="00077DCC"/>
    <w:rsid w:val="0008052D"/>
    <w:rsid w:val="00081E15"/>
    <w:rsid w:val="00085F61"/>
    <w:rsid w:val="00087D77"/>
    <w:rsid w:val="00091DE2"/>
    <w:rsid w:val="000921D0"/>
    <w:rsid w:val="000930B8"/>
    <w:rsid w:val="000935C3"/>
    <w:rsid w:val="00094FE3"/>
    <w:rsid w:val="000972A2"/>
    <w:rsid w:val="000A4428"/>
    <w:rsid w:val="000A6793"/>
    <w:rsid w:val="000A68FC"/>
    <w:rsid w:val="000A7204"/>
    <w:rsid w:val="000A775A"/>
    <w:rsid w:val="000B2FE0"/>
    <w:rsid w:val="000B46CF"/>
    <w:rsid w:val="000B6783"/>
    <w:rsid w:val="000B6AEE"/>
    <w:rsid w:val="000B7238"/>
    <w:rsid w:val="000C02DB"/>
    <w:rsid w:val="000C207D"/>
    <w:rsid w:val="000C299E"/>
    <w:rsid w:val="000C5F20"/>
    <w:rsid w:val="000D01D4"/>
    <w:rsid w:val="000D0A92"/>
    <w:rsid w:val="000D114D"/>
    <w:rsid w:val="000D24F8"/>
    <w:rsid w:val="000D2D5D"/>
    <w:rsid w:val="000D3265"/>
    <w:rsid w:val="000D4DEA"/>
    <w:rsid w:val="000D5185"/>
    <w:rsid w:val="000D6F81"/>
    <w:rsid w:val="000D7020"/>
    <w:rsid w:val="000E05C4"/>
    <w:rsid w:val="000E4C4C"/>
    <w:rsid w:val="000E4F40"/>
    <w:rsid w:val="000F0085"/>
    <w:rsid w:val="000F0450"/>
    <w:rsid w:val="000F0EF7"/>
    <w:rsid w:val="000F28B2"/>
    <w:rsid w:val="000F2965"/>
    <w:rsid w:val="000F40A2"/>
    <w:rsid w:val="000F5322"/>
    <w:rsid w:val="000F53FF"/>
    <w:rsid w:val="000F5F46"/>
    <w:rsid w:val="000F684D"/>
    <w:rsid w:val="000F7149"/>
    <w:rsid w:val="001029E0"/>
    <w:rsid w:val="001049A9"/>
    <w:rsid w:val="001063EC"/>
    <w:rsid w:val="0010687B"/>
    <w:rsid w:val="00106F07"/>
    <w:rsid w:val="0011023D"/>
    <w:rsid w:val="00111A24"/>
    <w:rsid w:val="00112A04"/>
    <w:rsid w:val="00112FA1"/>
    <w:rsid w:val="00115D57"/>
    <w:rsid w:val="001203EB"/>
    <w:rsid w:val="001221F2"/>
    <w:rsid w:val="001223D0"/>
    <w:rsid w:val="00124CDA"/>
    <w:rsid w:val="00126EF6"/>
    <w:rsid w:val="0012749E"/>
    <w:rsid w:val="001310D9"/>
    <w:rsid w:val="001314FA"/>
    <w:rsid w:val="001335A6"/>
    <w:rsid w:val="00136565"/>
    <w:rsid w:val="00137473"/>
    <w:rsid w:val="00137526"/>
    <w:rsid w:val="00137C04"/>
    <w:rsid w:val="001404DB"/>
    <w:rsid w:val="0014236C"/>
    <w:rsid w:val="0014292A"/>
    <w:rsid w:val="00143922"/>
    <w:rsid w:val="00144BFC"/>
    <w:rsid w:val="001468AF"/>
    <w:rsid w:val="00152968"/>
    <w:rsid w:val="001557E8"/>
    <w:rsid w:val="0015630E"/>
    <w:rsid w:val="00162100"/>
    <w:rsid w:val="001623C3"/>
    <w:rsid w:val="00162FE5"/>
    <w:rsid w:val="00164494"/>
    <w:rsid w:val="001662E0"/>
    <w:rsid w:val="00173B8A"/>
    <w:rsid w:val="001753A1"/>
    <w:rsid w:val="00175B01"/>
    <w:rsid w:val="00177530"/>
    <w:rsid w:val="001812DB"/>
    <w:rsid w:val="00181E97"/>
    <w:rsid w:val="00182701"/>
    <w:rsid w:val="0018294E"/>
    <w:rsid w:val="00182F7A"/>
    <w:rsid w:val="001839B2"/>
    <w:rsid w:val="001859F9"/>
    <w:rsid w:val="00186184"/>
    <w:rsid w:val="0019023C"/>
    <w:rsid w:val="00193574"/>
    <w:rsid w:val="001937B0"/>
    <w:rsid w:val="00195282"/>
    <w:rsid w:val="00196507"/>
    <w:rsid w:val="001A0144"/>
    <w:rsid w:val="001A1312"/>
    <w:rsid w:val="001A335A"/>
    <w:rsid w:val="001A343C"/>
    <w:rsid w:val="001A35D2"/>
    <w:rsid w:val="001A6330"/>
    <w:rsid w:val="001A7593"/>
    <w:rsid w:val="001B3328"/>
    <w:rsid w:val="001B38E9"/>
    <w:rsid w:val="001B3C9C"/>
    <w:rsid w:val="001C070C"/>
    <w:rsid w:val="001C078D"/>
    <w:rsid w:val="001C360D"/>
    <w:rsid w:val="001C39BB"/>
    <w:rsid w:val="001C5AFA"/>
    <w:rsid w:val="001C635D"/>
    <w:rsid w:val="001C6C31"/>
    <w:rsid w:val="001C742C"/>
    <w:rsid w:val="001D1609"/>
    <w:rsid w:val="001D18D0"/>
    <w:rsid w:val="001D2278"/>
    <w:rsid w:val="001D6789"/>
    <w:rsid w:val="001D72EE"/>
    <w:rsid w:val="001D7C8B"/>
    <w:rsid w:val="001E01D0"/>
    <w:rsid w:val="001E072B"/>
    <w:rsid w:val="001E07DF"/>
    <w:rsid w:val="001E0BB3"/>
    <w:rsid w:val="001E131A"/>
    <w:rsid w:val="001E336A"/>
    <w:rsid w:val="001E4AD3"/>
    <w:rsid w:val="001E5CBF"/>
    <w:rsid w:val="001E681A"/>
    <w:rsid w:val="001F1795"/>
    <w:rsid w:val="001F224D"/>
    <w:rsid w:val="001F336B"/>
    <w:rsid w:val="001F4188"/>
    <w:rsid w:val="00201B87"/>
    <w:rsid w:val="00201DD7"/>
    <w:rsid w:val="00202FB7"/>
    <w:rsid w:val="0021295B"/>
    <w:rsid w:val="00213234"/>
    <w:rsid w:val="002143D8"/>
    <w:rsid w:val="00215452"/>
    <w:rsid w:val="00216933"/>
    <w:rsid w:val="00220A31"/>
    <w:rsid w:val="0022181E"/>
    <w:rsid w:val="00221F2F"/>
    <w:rsid w:val="00223D58"/>
    <w:rsid w:val="0022498B"/>
    <w:rsid w:val="00224A2B"/>
    <w:rsid w:val="002264E8"/>
    <w:rsid w:val="002264EC"/>
    <w:rsid w:val="0022781E"/>
    <w:rsid w:val="00230298"/>
    <w:rsid w:val="00230AF9"/>
    <w:rsid w:val="00232BF8"/>
    <w:rsid w:val="00233049"/>
    <w:rsid w:val="00233EAC"/>
    <w:rsid w:val="002344CB"/>
    <w:rsid w:val="00236749"/>
    <w:rsid w:val="00236FBB"/>
    <w:rsid w:val="00242967"/>
    <w:rsid w:val="00242B7C"/>
    <w:rsid w:val="0024393C"/>
    <w:rsid w:val="002460EE"/>
    <w:rsid w:val="002504C2"/>
    <w:rsid w:val="00250DBD"/>
    <w:rsid w:val="00250E6F"/>
    <w:rsid w:val="00250EF3"/>
    <w:rsid w:val="00254134"/>
    <w:rsid w:val="0025675C"/>
    <w:rsid w:val="00256CB4"/>
    <w:rsid w:val="00256F8C"/>
    <w:rsid w:val="002574EE"/>
    <w:rsid w:val="00261929"/>
    <w:rsid w:val="00264336"/>
    <w:rsid w:val="0026479D"/>
    <w:rsid w:val="00265644"/>
    <w:rsid w:val="002658C0"/>
    <w:rsid w:val="0026656F"/>
    <w:rsid w:val="002709FA"/>
    <w:rsid w:val="0027164B"/>
    <w:rsid w:val="00273757"/>
    <w:rsid w:val="00273919"/>
    <w:rsid w:val="00274B8B"/>
    <w:rsid w:val="002753E6"/>
    <w:rsid w:val="00276B36"/>
    <w:rsid w:val="0028458C"/>
    <w:rsid w:val="002876AF"/>
    <w:rsid w:val="00287EF4"/>
    <w:rsid w:val="00290938"/>
    <w:rsid w:val="002921D2"/>
    <w:rsid w:val="00294A67"/>
    <w:rsid w:val="00295BD4"/>
    <w:rsid w:val="002969BD"/>
    <w:rsid w:val="0029774B"/>
    <w:rsid w:val="00297DFA"/>
    <w:rsid w:val="002A024D"/>
    <w:rsid w:val="002A03CB"/>
    <w:rsid w:val="002A04CE"/>
    <w:rsid w:val="002A120D"/>
    <w:rsid w:val="002A5F0E"/>
    <w:rsid w:val="002A6EF7"/>
    <w:rsid w:val="002B15A8"/>
    <w:rsid w:val="002B1BC5"/>
    <w:rsid w:val="002B1DF6"/>
    <w:rsid w:val="002B209B"/>
    <w:rsid w:val="002B21AB"/>
    <w:rsid w:val="002B4914"/>
    <w:rsid w:val="002B4CB8"/>
    <w:rsid w:val="002B5B29"/>
    <w:rsid w:val="002B5F13"/>
    <w:rsid w:val="002B63C6"/>
    <w:rsid w:val="002B77B6"/>
    <w:rsid w:val="002B78E0"/>
    <w:rsid w:val="002C0502"/>
    <w:rsid w:val="002C0686"/>
    <w:rsid w:val="002C1709"/>
    <w:rsid w:val="002C3A55"/>
    <w:rsid w:val="002C3BD3"/>
    <w:rsid w:val="002C4030"/>
    <w:rsid w:val="002C5AD6"/>
    <w:rsid w:val="002D06AB"/>
    <w:rsid w:val="002D0BC6"/>
    <w:rsid w:val="002D0E4C"/>
    <w:rsid w:val="002D2E25"/>
    <w:rsid w:val="002D43AF"/>
    <w:rsid w:val="002D45C1"/>
    <w:rsid w:val="002D695D"/>
    <w:rsid w:val="002D6A08"/>
    <w:rsid w:val="002D7227"/>
    <w:rsid w:val="002E3AD9"/>
    <w:rsid w:val="002E3BC8"/>
    <w:rsid w:val="002E55C4"/>
    <w:rsid w:val="002E657D"/>
    <w:rsid w:val="002E6C30"/>
    <w:rsid w:val="002E7291"/>
    <w:rsid w:val="002F34A2"/>
    <w:rsid w:val="002F4682"/>
    <w:rsid w:val="002F4FE3"/>
    <w:rsid w:val="002F52A6"/>
    <w:rsid w:val="002F55BD"/>
    <w:rsid w:val="002F5D49"/>
    <w:rsid w:val="0030060A"/>
    <w:rsid w:val="0030281D"/>
    <w:rsid w:val="003037A9"/>
    <w:rsid w:val="0030385F"/>
    <w:rsid w:val="003038C2"/>
    <w:rsid w:val="00303FB1"/>
    <w:rsid w:val="00307335"/>
    <w:rsid w:val="003104AA"/>
    <w:rsid w:val="003114D2"/>
    <w:rsid w:val="0031334E"/>
    <w:rsid w:val="00313F86"/>
    <w:rsid w:val="00314076"/>
    <w:rsid w:val="003154C3"/>
    <w:rsid w:val="003173BA"/>
    <w:rsid w:val="00317D07"/>
    <w:rsid w:val="00320018"/>
    <w:rsid w:val="00323642"/>
    <w:rsid w:val="00326EC1"/>
    <w:rsid w:val="0032710F"/>
    <w:rsid w:val="0033254B"/>
    <w:rsid w:val="003329D2"/>
    <w:rsid w:val="00333B21"/>
    <w:rsid w:val="00333C03"/>
    <w:rsid w:val="00334163"/>
    <w:rsid w:val="003359A8"/>
    <w:rsid w:val="003364DD"/>
    <w:rsid w:val="00341BC5"/>
    <w:rsid w:val="00343951"/>
    <w:rsid w:val="00344850"/>
    <w:rsid w:val="00345F14"/>
    <w:rsid w:val="00346457"/>
    <w:rsid w:val="00346A79"/>
    <w:rsid w:val="003476E3"/>
    <w:rsid w:val="00351854"/>
    <w:rsid w:val="00351BB3"/>
    <w:rsid w:val="003523F7"/>
    <w:rsid w:val="003524A1"/>
    <w:rsid w:val="00354514"/>
    <w:rsid w:val="003545CB"/>
    <w:rsid w:val="00355AAE"/>
    <w:rsid w:val="00355C98"/>
    <w:rsid w:val="00355D76"/>
    <w:rsid w:val="00356774"/>
    <w:rsid w:val="00356D89"/>
    <w:rsid w:val="003607EA"/>
    <w:rsid w:val="00361EF5"/>
    <w:rsid w:val="003633AF"/>
    <w:rsid w:val="00363C3B"/>
    <w:rsid w:val="00366370"/>
    <w:rsid w:val="00367038"/>
    <w:rsid w:val="00370DAA"/>
    <w:rsid w:val="003720C8"/>
    <w:rsid w:val="00376E69"/>
    <w:rsid w:val="0038067C"/>
    <w:rsid w:val="003822E3"/>
    <w:rsid w:val="0038270C"/>
    <w:rsid w:val="00383F32"/>
    <w:rsid w:val="00383FDA"/>
    <w:rsid w:val="00385FBA"/>
    <w:rsid w:val="003902D5"/>
    <w:rsid w:val="0039191D"/>
    <w:rsid w:val="003919F6"/>
    <w:rsid w:val="00391A44"/>
    <w:rsid w:val="00392222"/>
    <w:rsid w:val="00392EE4"/>
    <w:rsid w:val="0039574D"/>
    <w:rsid w:val="003959DB"/>
    <w:rsid w:val="00395A7E"/>
    <w:rsid w:val="003A05E4"/>
    <w:rsid w:val="003A1BE8"/>
    <w:rsid w:val="003A6D09"/>
    <w:rsid w:val="003A6D60"/>
    <w:rsid w:val="003B0504"/>
    <w:rsid w:val="003B1963"/>
    <w:rsid w:val="003B259C"/>
    <w:rsid w:val="003B4890"/>
    <w:rsid w:val="003B628C"/>
    <w:rsid w:val="003B68F0"/>
    <w:rsid w:val="003C4FC8"/>
    <w:rsid w:val="003C59E6"/>
    <w:rsid w:val="003C7F7E"/>
    <w:rsid w:val="003D1876"/>
    <w:rsid w:val="003D18A1"/>
    <w:rsid w:val="003D1905"/>
    <w:rsid w:val="003D4107"/>
    <w:rsid w:val="003D58D2"/>
    <w:rsid w:val="003D6335"/>
    <w:rsid w:val="003D6899"/>
    <w:rsid w:val="003D7C45"/>
    <w:rsid w:val="003E0D74"/>
    <w:rsid w:val="003E0F0B"/>
    <w:rsid w:val="003E2FF5"/>
    <w:rsid w:val="003E5555"/>
    <w:rsid w:val="003E5BA1"/>
    <w:rsid w:val="003E72DE"/>
    <w:rsid w:val="003F118C"/>
    <w:rsid w:val="003F1C10"/>
    <w:rsid w:val="003F1E13"/>
    <w:rsid w:val="003F4F82"/>
    <w:rsid w:val="003F668E"/>
    <w:rsid w:val="003F7CB9"/>
    <w:rsid w:val="004017FF"/>
    <w:rsid w:val="0040325F"/>
    <w:rsid w:val="004056DA"/>
    <w:rsid w:val="00406CDD"/>
    <w:rsid w:val="00410820"/>
    <w:rsid w:val="00412BA8"/>
    <w:rsid w:val="00413DF8"/>
    <w:rsid w:val="0041494C"/>
    <w:rsid w:val="00415407"/>
    <w:rsid w:val="0041695B"/>
    <w:rsid w:val="0042087D"/>
    <w:rsid w:val="004209C3"/>
    <w:rsid w:val="00420B23"/>
    <w:rsid w:val="00421050"/>
    <w:rsid w:val="00423878"/>
    <w:rsid w:val="0042482A"/>
    <w:rsid w:val="00425FEC"/>
    <w:rsid w:val="00426496"/>
    <w:rsid w:val="00427E70"/>
    <w:rsid w:val="00427E71"/>
    <w:rsid w:val="00430001"/>
    <w:rsid w:val="00431C05"/>
    <w:rsid w:val="00432146"/>
    <w:rsid w:val="00436950"/>
    <w:rsid w:val="00437DE1"/>
    <w:rsid w:val="00443184"/>
    <w:rsid w:val="00444B59"/>
    <w:rsid w:val="00447EEA"/>
    <w:rsid w:val="004516AE"/>
    <w:rsid w:val="004530B3"/>
    <w:rsid w:val="004545FB"/>
    <w:rsid w:val="00455C7C"/>
    <w:rsid w:val="00462133"/>
    <w:rsid w:val="0046565C"/>
    <w:rsid w:val="004664CA"/>
    <w:rsid w:val="004668E2"/>
    <w:rsid w:val="00466CF3"/>
    <w:rsid w:val="00466EB5"/>
    <w:rsid w:val="004671FC"/>
    <w:rsid w:val="00467B8B"/>
    <w:rsid w:val="004708B3"/>
    <w:rsid w:val="00470941"/>
    <w:rsid w:val="004710B2"/>
    <w:rsid w:val="00471533"/>
    <w:rsid w:val="004719E8"/>
    <w:rsid w:val="004744E6"/>
    <w:rsid w:val="00474DEB"/>
    <w:rsid w:val="00482400"/>
    <w:rsid w:val="00484002"/>
    <w:rsid w:val="0048560D"/>
    <w:rsid w:val="00485D1A"/>
    <w:rsid w:val="00487DD7"/>
    <w:rsid w:val="00487E27"/>
    <w:rsid w:val="00491851"/>
    <w:rsid w:val="004945AE"/>
    <w:rsid w:val="00495502"/>
    <w:rsid w:val="0049687B"/>
    <w:rsid w:val="00496AA2"/>
    <w:rsid w:val="00496B36"/>
    <w:rsid w:val="00497E51"/>
    <w:rsid w:val="004A59D1"/>
    <w:rsid w:val="004B196C"/>
    <w:rsid w:val="004B3EC8"/>
    <w:rsid w:val="004B424C"/>
    <w:rsid w:val="004C0FF0"/>
    <w:rsid w:val="004C1BD0"/>
    <w:rsid w:val="004C2296"/>
    <w:rsid w:val="004C30DD"/>
    <w:rsid w:val="004C37BD"/>
    <w:rsid w:val="004C42D9"/>
    <w:rsid w:val="004C4F6E"/>
    <w:rsid w:val="004C5EC0"/>
    <w:rsid w:val="004C7717"/>
    <w:rsid w:val="004D4192"/>
    <w:rsid w:val="004D5D9E"/>
    <w:rsid w:val="004D6511"/>
    <w:rsid w:val="004E405D"/>
    <w:rsid w:val="004E59DA"/>
    <w:rsid w:val="004E706C"/>
    <w:rsid w:val="004E751E"/>
    <w:rsid w:val="004F0B0C"/>
    <w:rsid w:val="004F1DC9"/>
    <w:rsid w:val="004F3072"/>
    <w:rsid w:val="004F349D"/>
    <w:rsid w:val="004F3F14"/>
    <w:rsid w:val="004F5D6D"/>
    <w:rsid w:val="004F6F7D"/>
    <w:rsid w:val="004F7C4C"/>
    <w:rsid w:val="004F7DD1"/>
    <w:rsid w:val="005000FC"/>
    <w:rsid w:val="005002C6"/>
    <w:rsid w:val="005008E0"/>
    <w:rsid w:val="0050283B"/>
    <w:rsid w:val="005044C8"/>
    <w:rsid w:val="005054A4"/>
    <w:rsid w:val="00506BC0"/>
    <w:rsid w:val="00512D92"/>
    <w:rsid w:val="005143E4"/>
    <w:rsid w:val="00516C79"/>
    <w:rsid w:val="00516E46"/>
    <w:rsid w:val="00516F66"/>
    <w:rsid w:val="00517D75"/>
    <w:rsid w:val="00517D94"/>
    <w:rsid w:val="00521001"/>
    <w:rsid w:val="00526822"/>
    <w:rsid w:val="00526F11"/>
    <w:rsid w:val="00527EC4"/>
    <w:rsid w:val="00530A38"/>
    <w:rsid w:val="005314C0"/>
    <w:rsid w:val="005326FB"/>
    <w:rsid w:val="005336EA"/>
    <w:rsid w:val="00534476"/>
    <w:rsid w:val="00534CC0"/>
    <w:rsid w:val="00535804"/>
    <w:rsid w:val="005368F1"/>
    <w:rsid w:val="0053712E"/>
    <w:rsid w:val="005378E2"/>
    <w:rsid w:val="00540FBF"/>
    <w:rsid w:val="00541036"/>
    <w:rsid w:val="00541BD3"/>
    <w:rsid w:val="005438E1"/>
    <w:rsid w:val="00544B03"/>
    <w:rsid w:val="0055045E"/>
    <w:rsid w:val="005552D0"/>
    <w:rsid w:val="00556F03"/>
    <w:rsid w:val="00557127"/>
    <w:rsid w:val="00560646"/>
    <w:rsid w:val="005622D5"/>
    <w:rsid w:val="0056251C"/>
    <w:rsid w:val="005639A2"/>
    <w:rsid w:val="005639A8"/>
    <w:rsid w:val="00570FCE"/>
    <w:rsid w:val="00574665"/>
    <w:rsid w:val="005750A0"/>
    <w:rsid w:val="00575789"/>
    <w:rsid w:val="00575EB2"/>
    <w:rsid w:val="00577506"/>
    <w:rsid w:val="0058513A"/>
    <w:rsid w:val="00585892"/>
    <w:rsid w:val="00586E87"/>
    <w:rsid w:val="00590C41"/>
    <w:rsid w:val="00591045"/>
    <w:rsid w:val="00591854"/>
    <w:rsid w:val="005918F9"/>
    <w:rsid w:val="005934FB"/>
    <w:rsid w:val="0059359C"/>
    <w:rsid w:val="00594FE6"/>
    <w:rsid w:val="005A0CF2"/>
    <w:rsid w:val="005A18B2"/>
    <w:rsid w:val="005A1A95"/>
    <w:rsid w:val="005A22F7"/>
    <w:rsid w:val="005A2479"/>
    <w:rsid w:val="005A3798"/>
    <w:rsid w:val="005A733B"/>
    <w:rsid w:val="005B045F"/>
    <w:rsid w:val="005B0688"/>
    <w:rsid w:val="005B22C6"/>
    <w:rsid w:val="005B48EB"/>
    <w:rsid w:val="005B4ABF"/>
    <w:rsid w:val="005B543D"/>
    <w:rsid w:val="005B715D"/>
    <w:rsid w:val="005B7AC4"/>
    <w:rsid w:val="005C09D6"/>
    <w:rsid w:val="005C126C"/>
    <w:rsid w:val="005C2927"/>
    <w:rsid w:val="005C3A2D"/>
    <w:rsid w:val="005C4913"/>
    <w:rsid w:val="005D0B14"/>
    <w:rsid w:val="005D22F6"/>
    <w:rsid w:val="005D2306"/>
    <w:rsid w:val="005D2A57"/>
    <w:rsid w:val="005D3558"/>
    <w:rsid w:val="005D3D3A"/>
    <w:rsid w:val="005D681D"/>
    <w:rsid w:val="005E1EB3"/>
    <w:rsid w:val="005E2FB1"/>
    <w:rsid w:val="005E4266"/>
    <w:rsid w:val="005E5278"/>
    <w:rsid w:val="005E61FC"/>
    <w:rsid w:val="005E7969"/>
    <w:rsid w:val="005F4443"/>
    <w:rsid w:val="005F53F1"/>
    <w:rsid w:val="005F5A14"/>
    <w:rsid w:val="005F5F1E"/>
    <w:rsid w:val="005F7A0A"/>
    <w:rsid w:val="00602859"/>
    <w:rsid w:val="0060327C"/>
    <w:rsid w:val="00604918"/>
    <w:rsid w:val="006049C8"/>
    <w:rsid w:val="0060657E"/>
    <w:rsid w:val="00606595"/>
    <w:rsid w:val="00607E8E"/>
    <w:rsid w:val="0061068C"/>
    <w:rsid w:val="0061163A"/>
    <w:rsid w:val="00611950"/>
    <w:rsid w:val="006144D3"/>
    <w:rsid w:val="00614F43"/>
    <w:rsid w:val="00616738"/>
    <w:rsid w:val="0061676A"/>
    <w:rsid w:val="00624088"/>
    <w:rsid w:val="0062643D"/>
    <w:rsid w:val="0062676C"/>
    <w:rsid w:val="0063270E"/>
    <w:rsid w:val="00633BD3"/>
    <w:rsid w:val="006363DE"/>
    <w:rsid w:val="00636AB2"/>
    <w:rsid w:val="00637238"/>
    <w:rsid w:val="00641262"/>
    <w:rsid w:val="00642D51"/>
    <w:rsid w:val="00643F44"/>
    <w:rsid w:val="0065001F"/>
    <w:rsid w:val="0065400F"/>
    <w:rsid w:val="00654F1A"/>
    <w:rsid w:val="006552CF"/>
    <w:rsid w:val="00655DA2"/>
    <w:rsid w:val="0065743B"/>
    <w:rsid w:val="00660D40"/>
    <w:rsid w:val="00666790"/>
    <w:rsid w:val="0067210B"/>
    <w:rsid w:val="00676113"/>
    <w:rsid w:val="00676669"/>
    <w:rsid w:val="006805E6"/>
    <w:rsid w:val="0068155B"/>
    <w:rsid w:val="00681D92"/>
    <w:rsid w:val="006826C5"/>
    <w:rsid w:val="0068498E"/>
    <w:rsid w:val="00686525"/>
    <w:rsid w:val="0069085E"/>
    <w:rsid w:val="00691154"/>
    <w:rsid w:val="00691B31"/>
    <w:rsid w:val="00692F5F"/>
    <w:rsid w:val="00694679"/>
    <w:rsid w:val="00694BE5"/>
    <w:rsid w:val="00697380"/>
    <w:rsid w:val="00697497"/>
    <w:rsid w:val="00697961"/>
    <w:rsid w:val="006A04CA"/>
    <w:rsid w:val="006A0EAE"/>
    <w:rsid w:val="006A5C33"/>
    <w:rsid w:val="006A6767"/>
    <w:rsid w:val="006A6EC7"/>
    <w:rsid w:val="006A76C5"/>
    <w:rsid w:val="006B0299"/>
    <w:rsid w:val="006B369B"/>
    <w:rsid w:val="006B5265"/>
    <w:rsid w:val="006B544D"/>
    <w:rsid w:val="006C3BBB"/>
    <w:rsid w:val="006C47CC"/>
    <w:rsid w:val="006C4B62"/>
    <w:rsid w:val="006C584A"/>
    <w:rsid w:val="006C5BE2"/>
    <w:rsid w:val="006C7FE5"/>
    <w:rsid w:val="006D055C"/>
    <w:rsid w:val="006D1AFA"/>
    <w:rsid w:val="006D2571"/>
    <w:rsid w:val="006D4CB8"/>
    <w:rsid w:val="006D570A"/>
    <w:rsid w:val="006D5E23"/>
    <w:rsid w:val="006D6C00"/>
    <w:rsid w:val="006D74A9"/>
    <w:rsid w:val="006E1840"/>
    <w:rsid w:val="006E1B06"/>
    <w:rsid w:val="006E2A5D"/>
    <w:rsid w:val="006E4AAF"/>
    <w:rsid w:val="006E5729"/>
    <w:rsid w:val="006E7C3C"/>
    <w:rsid w:val="006E7C54"/>
    <w:rsid w:val="006E7D02"/>
    <w:rsid w:val="006F1B0A"/>
    <w:rsid w:val="006F325E"/>
    <w:rsid w:val="006F4FA7"/>
    <w:rsid w:val="006F5CC8"/>
    <w:rsid w:val="006F7AF3"/>
    <w:rsid w:val="006F7FC6"/>
    <w:rsid w:val="00700FB7"/>
    <w:rsid w:val="0070158A"/>
    <w:rsid w:val="00701609"/>
    <w:rsid w:val="007016AA"/>
    <w:rsid w:val="00701F9E"/>
    <w:rsid w:val="007028B9"/>
    <w:rsid w:val="007055DF"/>
    <w:rsid w:val="0071106E"/>
    <w:rsid w:val="00712613"/>
    <w:rsid w:val="00714C0F"/>
    <w:rsid w:val="00715417"/>
    <w:rsid w:val="00716B7C"/>
    <w:rsid w:val="00721708"/>
    <w:rsid w:val="00721790"/>
    <w:rsid w:val="007235C0"/>
    <w:rsid w:val="00724B41"/>
    <w:rsid w:val="00724F26"/>
    <w:rsid w:val="007257B4"/>
    <w:rsid w:val="00727C22"/>
    <w:rsid w:val="00731C7E"/>
    <w:rsid w:val="007324D8"/>
    <w:rsid w:val="00733177"/>
    <w:rsid w:val="007345CF"/>
    <w:rsid w:val="007368E1"/>
    <w:rsid w:val="00737EDD"/>
    <w:rsid w:val="00742E86"/>
    <w:rsid w:val="007439BD"/>
    <w:rsid w:val="007458FA"/>
    <w:rsid w:val="00745B26"/>
    <w:rsid w:val="00746158"/>
    <w:rsid w:val="0074639C"/>
    <w:rsid w:val="00750F64"/>
    <w:rsid w:val="007522AC"/>
    <w:rsid w:val="007541AD"/>
    <w:rsid w:val="0075575F"/>
    <w:rsid w:val="007566CC"/>
    <w:rsid w:val="007612C0"/>
    <w:rsid w:val="00761854"/>
    <w:rsid w:val="007623CF"/>
    <w:rsid w:val="00762C41"/>
    <w:rsid w:val="007633EA"/>
    <w:rsid w:val="00765CA0"/>
    <w:rsid w:val="0076764F"/>
    <w:rsid w:val="00772B8A"/>
    <w:rsid w:val="007730D0"/>
    <w:rsid w:val="00773156"/>
    <w:rsid w:val="007735D1"/>
    <w:rsid w:val="007735D2"/>
    <w:rsid w:val="007737B2"/>
    <w:rsid w:val="00775A35"/>
    <w:rsid w:val="007770AF"/>
    <w:rsid w:val="00777A6C"/>
    <w:rsid w:val="00780AA8"/>
    <w:rsid w:val="00782F9F"/>
    <w:rsid w:val="007846BF"/>
    <w:rsid w:val="00784882"/>
    <w:rsid w:val="00785A83"/>
    <w:rsid w:val="00790664"/>
    <w:rsid w:val="00791AA2"/>
    <w:rsid w:val="007925CF"/>
    <w:rsid w:val="00793A7C"/>
    <w:rsid w:val="007946ED"/>
    <w:rsid w:val="00795A73"/>
    <w:rsid w:val="00796EAD"/>
    <w:rsid w:val="00796FCF"/>
    <w:rsid w:val="007A3DA6"/>
    <w:rsid w:val="007A4F28"/>
    <w:rsid w:val="007A77D3"/>
    <w:rsid w:val="007B16CD"/>
    <w:rsid w:val="007B33F5"/>
    <w:rsid w:val="007B4476"/>
    <w:rsid w:val="007B461D"/>
    <w:rsid w:val="007B5767"/>
    <w:rsid w:val="007B6CE3"/>
    <w:rsid w:val="007B74F8"/>
    <w:rsid w:val="007C0E56"/>
    <w:rsid w:val="007C128F"/>
    <w:rsid w:val="007C180A"/>
    <w:rsid w:val="007C18BD"/>
    <w:rsid w:val="007C371C"/>
    <w:rsid w:val="007C3F67"/>
    <w:rsid w:val="007C603A"/>
    <w:rsid w:val="007C6AC5"/>
    <w:rsid w:val="007C6F1B"/>
    <w:rsid w:val="007C7BE0"/>
    <w:rsid w:val="007D04F2"/>
    <w:rsid w:val="007D0610"/>
    <w:rsid w:val="007D10B7"/>
    <w:rsid w:val="007D126F"/>
    <w:rsid w:val="007D1559"/>
    <w:rsid w:val="007D1676"/>
    <w:rsid w:val="007D273D"/>
    <w:rsid w:val="007D612F"/>
    <w:rsid w:val="007D74C7"/>
    <w:rsid w:val="007D7593"/>
    <w:rsid w:val="007D7608"/>
    <w:rsid w:val="007D7947"/>
    <w:rsid w:val="007D7DA7"/>
    <w:rsid w:val="007E1363"/>
    <w:rsid w:val="007E1EBD"/>
    <w:rsid w:val="007E42E9"/>
    <w:rsid w:val="007E53A8"/>
    <w:rsid w:val="007E6861"/>
    <w:rsid w:val="007E791C"/>
    <w:rsid w:val="007E7934"/>
    <w:rsid w:val="007E7A47"/>
    <w:rsid w:val="007F0A40"/>
    <w:rsid w:val="007F1AC8"/>
    <w:rsid w:val="007F2899"/>
    <w:rsid w:val="007F395E"/>
    <w:rsid w:val="007F3A24"/>
    <w:rsid w:val="007F4C1E"/>
    <w:rsid w:val="007F5FCD"/>
    <w:rsid w:val="00800F48"/>
    <w:rsid w:val="00802FC5"/>
    <w:rsid w:val="00803584"/>
    <w:rsid w:val="0080406A"/>
    <w:rsid w:val="00806AB9"/>
    <w:rsid w:val="00807638"/>
    <w:rsid w:val="00810889"/>
    <w:rsid w:val="00812471"/>
    <w:rsid w:val="008136F1"/>
    <w:rsid w:val="008140FE"/>
    <w:rsid w:val="0081425B"/>
    <w:rsid w:val="0081444B"/>
    <w:rsid w:val="0081444F"/>
    <w:rsid w:val="0081458F"/>
    <w:rsid w:val="00821B2A"/>
    <w:rsid w:val="00824CDC"/>
    <w:rsid w:val="00824E10"/>
    <w:rsid w:val="00825116"/>
    <w:rsid w:val="00825208"/>
    <w:rsid w:val="00825C7A"/>
    <w:rsid w:val="008261FD"/>
    <w:rsid w:val="00826729"/>
    <w:rsid w:val="00827BAF"/>
    <w:rsid w:val="008312D7"/>
    <w:rsid w:val="00832975"/>
    <w:rsid w:val="00832ED0"/>
    <w:rsid w:val="008330DA"/>
    <w:rsid w:val="008332AA"/>
    <w:rsid w:val="0083413A"/>
    <w:rsid w:val="00834237"/>
    <w:rsid w:val="0083469F"/>
    <w:rsid w:val="00834C80"/>
    <w:rsid w:val="0084333D"/>
    <w:rsid w:val="0084388A"/>
    <w:rsid w:val="00846F98"/>
    <w:rsid w:val="00847538"/>
    <w:rsid w:val="008501AC"/>
    <w:rsid w:val="008525DE"/>
    <w:rsid w:val="008533F3"/>
    <w:rsid w:val="008537C0"/>
    <w:rsid w:val="00854F9A"/>
    <w:rsid w:val="00855CA2"/>
    <w:rsid w:val="00856321"/>
    <w:rsid w:val="008569E7"/>
    <w:rsid w:val="0085703F"/>
    <w:rsid w:val="00857110"/>
    <w:rsid w:val="00860042"/>
    <w:rsid w:val="00861591"/>
    <w:rsid w:val="0086257E"/>
    <w:rsid w:val="00862D56"/>
    <w:rsid w:val="0086338F"/>
    <w:rsid w:val="008637E7"/>
    <w:rsid w:val="00864149"/>
    <w:rsid w:val="00864291"/>
    <w:rsid w:val="00864C18"/>
    <w:rsid w:val="00872D22"/>
    <w:rsid w:val="00874592"/>
    <w:rsid w:val="00874693"/>
    <w:rsid w:val="00875689"/>
    <w:rsid w:val="0087569E"/>
    <w:rsid w:val="00875EC9"/>
    <w:rsid w:val="00877D01"/>
    <w:rsid w:val="0088057C"/>
    <w:rsid w:val="00882E3A"/>
    <w:rsid w:val="00883636"/>
    <w:rsid w:val="008836B6"/>
    <w:rsid w:val="00883F5B"/>
    <w:rsid w:val="00885A46"/>
    <w:rsid w:val="00890902"/>
    <w:rsid w:val="00890B1D"/>
    <w:rsid w:val="008923F4"/>
    <w:rsid w:val="00894DCB"/>
    <w:rsid w:val="008961C3"/>
    <w:rsid w:val="00897B25"/>
    <w:rsid w:val="00897BD9"/>
    <w:rsid w:val="008A284B"/>
    <w:rsid w:val="008A59E9"/>
    <w:rsid w:val="008A5D24"/>
    <w:rsid w:val="008A66A6"/>
    <w:rsid w:val="008B39D4"/>
    <w:rsid w:val="008B3F8E"/>
    <w:rsid w:val="008C1093"/>
    <w:rsid w:val="008C2A80"/>
    <w:rsid w:val="008C2B10"/>
    <w:rsid w:val="008C5474"/>
    <w:rsid w:val="008C6ED4"/>
    <w:rsid w:val="008C6FD6"/>
    <w:rsid w:val="008C70CA"/>
    <w:rsid w:val="008D1C9B"/>
    <w:rsid w:val="008D4C37"/>
    <w:rsid w:val="008D4CDF"/>
    <w:rsid w:val="008D4D37"/>
    <w:rsid w:val="008D512A"/>
    <w:rsid w:val="008D536D"/>
    <w:rsid w:val="008D6C36"/>
    <w:rsid w:val="008D6C96"/>
    <w:rsid w:val="008E1E7D"/>
    <w:rsid w:val="008E35E3"/>
    <w:rsid w:val="008E567C"/>
    <w:rsid w:val="008E6CEF"/>
    <w:rsid w:val="008E741F"/>
    <w:rsid w:val="008F1769"/>
    <w:rsid w:val="009026CD"/>
    <w:rsid w:val="00902C9D"/>
    <w:rsid w:val="0090330C"/>
    <w:rsid w:val="009045B2"/>
    <w:rsid w:val="00906C78"/>
    <w:rsid w:val="009078C8"/>
    <w:rsid w:val="00913CA8"/>
    <w:rsid w:val="00915C0A"/>
    <w:rsid w:val="00916C41"/>
    <w:rsid w:val="00931F79"/>
    <w:rsid w:val="0093246B"/>
    <w:rsid w:val="00933F4B"/>
    <w:rsid w:val="00934B68"/>
    <w:rsid w:val="00935156"/>
    <w:rsid w:val="009357A7"/>
    <w:rsid w:val="00936BE9"/>
    <w:rsid w:val="00937338"/>
    <w:rsid w:val="00943973"/>
    <w:rsid w:val="009444CF"/>
    <w:rsid w:val="009469D3"/>
    <w:rsid w:val="00946C48"/>
    <w:rsid w:val="00951C72"/>
    <w:rsid w:val="009523B8"/>
    <w:rsid w:val="0095278B"/>
    <w:rsid w:val="00952B2D"/>
    <w:rsid w:val="009535A9"/>
    <w:rsid w:val="009535C4"/>
    <w:rsid w:val="009552BD"/>
    <w:rsid w:val="0095590E"/>
    <w:rsid w:val="00956532"/>
    <w:rsid w:val="009578E0"/>
    <w:rsid w:val="00960488"/>
    <w:rsid w:val="0096333E"/>
    <w:rsid w:val="0096355E"/>
    <w:rsid w:val="00963690"/>
    <w:rsid w:val="00963762"/>
    <w:rsid w:val="00966A15"/>
    <w:rsid w:val="00966B5A"/>
    <w:rsid w:val="0096717A"/>
    <w:rsid w:val="0096773D"/>
    <w:rsid w:val="00970455"/>
    <w:rsid w:val="009728C8"/>
    <w:rsid w:val="00975BC6"/>
    <w:rsid w:val="009760BB"/>
    <w:rsid w:val="00976CE9"/>
    <w:rsid w:val="009771A2"/>
    <w:rsid w:val="00980319"/>
    <w:rsid w:val="00982A0C"/>
    <w:rsid w:val="0098303E"/>
    <w:rsid w:val="0098383B"/>
    <w:rsid w:val="00983E62"/>
    <w:rsid w:val="0098442B"/>
    <w:rsid w:val="00984541"/>
    <w:rsid w:val="00985FB5"/>
    <w:rsid w:val="00987ABC"/>
    <w:rsid w:val="00990B1A"/>
    <w:rsid w:val="00992973"/>
    <w:rsid w:val="00992BCB"/>
    <w:rsid w:val="00993C19"/>
    <w:rsid w:val="00993E04"/>
    <w:rsid w:val="009954F5"/>
    <w:rsid w:val="00996024"/>
    <w:rsid w:val="00997B4A"/>
    <w:rsid w:val="009A35CF"/>
    <w:rsid w:val="009A3E53"/>
    <w:rsid w:val="009A5589"/>
    <w:rsid w:val="009B20EA"/>
    <w:rsid w:val="009B2753"/>
    <w:rsid w:val="009B5F22"/>
    <w:rsid w:val="009B682F"/>
    <w:rsid w:val="009C0AD8"/>
    <w:rsid w:val="009C200A"/>
    <w:rsid w:val="009C377B"/>
    <w:rsid w:val="009C49EE"/>
    <w:rsid w:val="009C4B19"/>
    <w:rsid w:val="009C654A"/>
    <w:rsid w:val="009D0561"/>
    <w:rsid w:val="009D0E94"/>
    <w:rsid w:val="009D25F1"/>
    <w:rsid w:val="009D473E"/>
    <w:rsid w:val="009D558C"/>
    <w:rsid w:val="009D5B22"/>
    <w:rsid w:val="009D5B8E"/>
    <w:rsid w:val="009D7887"/>
    <w:rsid w:val="009D7EF4"/>
    <w:rsid w:val="009E0197"/>
    <w:rsid w:val="009E0F6D"/>
    <w:rsid w:val="009E0FEF"/>
    <w:rsid w:val="009E1E84"/>
    <w:rsid w:val="009E4961"/>
    <w:rsid w:val="009E7377"/>
    <w:rsid w:val="009F0EAD"/>
    <w:rsid w:val="009F2B0F"/>
    <w:rsid w:val="009F33AD"/>
    <w:rsid w:val="009F378E"/>
    <w:rsid w:val="009F411F"/>
    <w:rsid w:val="009F43A2"/>
    <w:rsid w:val="009F7265"/>
    <w:rsid w:val="00A0096F"/>
    <w:rsid w:val="00A00CE3"/>
    <w:rsid w:val="00A01BC4"/>
    <w:rsid w:val="00A021D5"/>
    <w:rsid w:val="00A02496"/>
    <w:rsid w:val="00A04772"/>
    <w:rsid w:val="00A050CC"/>
    <w:rsid w:val="00A05168"/>
    <w:rsid w:val="00A11E6A"/>
    <w:rsid w:val="00A1310E"/>
    <w:rsid w:val="00A14494"/>
    <w:rsid w:val="00A14A33"/>
    <w:rsid w:val="00A172CE"/>
    <w:rsid w:val="00A20110"/>
    <w:rsid w:val="00A20B2B"/>
    <w:rsid w:val="00A20C71"/>
    <w:rsid w:val="00A20D60"/>
    <w:rsid w:val="00A225CC"/>
    <w:rsid w:val="00A22EAB"/>
    <w:rsid w:val="00A25309"/>
    <w:rsid w:val="00A258F1"/>
    <w:rsid w:val="00A2692C"/>
    <w:rsid w:val="00A2702E"/>
    <w:rsid w:val="00A30227"/>
    <w:rsid w:val="00A32BC2"/>
    <w:rsid w:val="00A3310C"/>
    <w:rsid w:val="00A34515"/>
    <w:rsid w:val="00A368DA"/>
    <w:rsid w:val="00A36A2F"/>
    <w:rsid w:val="00A36EF9"/>
    <w:rsid w:val="00A37BA0"/>
    <w:rsid w:val="00A448C7"/>
    <w:rsid w:val="00A4502D"/>
    <w:rsid w:val="00A45C04"/>
    <w:rsid w:val="00A464DB"/>
    <w:rsid w:val="00A46D01"/>
    <w:rsid w:val="00A52FDE"/>
    <w:rsid w:val="00A55C87"/>
    <w:rsid w:val="00A55D9A"/>
    <w:rsid w:val="00A57DD2"/>
    <w:rsid w:val="00A60B11"/>
    <w:rsid w:val="00A628E4"/>
    <w:rsid w:val="00A63588"/>
    <w:rsid w:val="00A66EB3"/>
    <w:rsid w:val="00A67AD6"/>
    <w:rsid w:val="00A70A2C"/>
    <w:rsid w:val="00A71AF4"/>
    <w:rsid w:val="00A7548A"/>
    <w:rsid w:val="00A8102A"/>
    <w:rsid w:val="00A813F9"/>
    <w:rsid w:val="00A81798"/>
    <w:rsid w:val="00A822BC"/>
    <w:rsid w:val="00A829AB"/>
    <w:rsid w:val="00A82E76"/>
    <w:rsid w:val="00A8304D"/>
    <w:rsid w:val="00A858C6"/>
    <w:rsid w:val="00A90370"/>
    <w:rsid w:val="00A908B3"/>
    <w:rsid w:val="00A92084"/>
    <w:rsid w:val="00A92139"/>
    <w:rsid w:val="00A93199"/>
    <w:rsid w:val="00A94F54"/>
    <w:rsid w:val="00A95AEE"/>
    <w:rsid w:val="00A96B49"/>
    <w:rsid w:val="00A97A0D"/>
    <w:rsid w:val="00AA0804"/>
    <w:rsid w:val="00AA28AC"/>
    <w:rsid w:val="00AA41FD"/>
    <w:rsid w:val="00AA44D3"/>
    <w:rsid w:val="00AB061D"/>
    <w:rsid w:val="00AB1060"/>
    <w:rsid w:val="00AB1E34"/>
    <w:rsid w:val="00AC0554"/>
    <w:rsid w:val="00AC0E75"/>
    <w:rsid w:val="00AC2CDB"/>
    <w:rsid w:val="00AC3AC2"/>
    <w:rsid w:val="00AC40ED"/>
    <w:rsid w:val="00AC5A3E"/>
    <w:rsid w:val="00AC6EEC"/>
    <w:rsid w:val="00AC7928"/>
    <w:rsid w:val="00AD07D8"/>
    <w:rsid w:val="00AD0FCF"/>
    <w:rsid w:val="00AD42F5"/>
    <w:rsid w:val="00AD5061"/>
    <w:rsid w:val="00AD7C3A"/>
    <w:rsid w:val="00AD7F38"/>
    <w:rsid w:val="00AE0DC4"/>
    <w:rsid w:val="00AE39E7"/>
    <w:rsid w:val="00AE4F63"/>
    <w:rsid w:val="00AF1321"/>
    <w:rsid w:val="00AF2536"/>
    <w:rsid w:val="00AF2A29"/>
    <w:rsid w:val="00AF3BBB"/>
    <w:rsid w:val="00AF5870"/>
    <w:rsid w:val="00AF59C7"/>
    <w:rsid w:val="00AF5C4E"/>
    <w:rsid w:val="00AF5EA7"/>
    <w:rsid w:val="00B00FCE"/>
    <w:rsid w:val="00B01713"/>
    <w:rsid w:val="00B01BE2"/>
    <w:rsid w:val="00B0624F"/>
    <w:rsid w:val="00B114D4"/>
    <w:rsid w:val="00B1155D"/>
    <w:rsid w:val="00B117FD"/>
    <w:rsid w:val="00B1304A"/>
    <w:rsid w:val="00B136E1"/>
    <w:rsid w:val="00B13A4A"/>
    <w:rsid w:val="00B13ACE"/>
    <w:rsid w:val="00B13EBB"/>
    <w:rsid w:val="00B14167"/>
    <w:rsid w:val="00B156B4"/>
    <w:rsid w:val="00B1698F"/>
    <w:rsid w:val="00B177A0"/>
    <w:rsid w:val="00B1795C"/>
    <w:rsid w:val="00B217FC"/>
    <w:rsid w:val="00B21D81"/>
    <w:rsid w:val="00B2680D"/>
    <w:rsid w:val="00B277A3"/>
    <w:rsid w:val="00B3317F"/>
    <w:rsid w:val="00B35EAF"/>
    <w:rsid w:val="00B401B4"/>
    <w:rsid w:val="00B40E87"/>
    <w:rsid w:val="00B449BE"/>
    <w:rsid w:val="00B452C9"/>
    <w:rsid w:val="00B45361"/>
    <w:rsid w:val="00B45C13"/>
    <w:rsid w:val="00B46F47"/>
    <w:rsid w:val="00B47B2D"/>
    <w:rsid w:val="00B5018F"/>
    <w:rsid w:val="00B502CF"/>
    <w:rsid w:val="00B506B7"/>
    <w:rsid w:val="00B5172A"/>
    <w:rsid w:val="00B5204F"/>
    <w:rsid w:val="00B53AB3"/>
    <w:rsid w:val="00B54699"/>
    <w:rsid w:val="00B56535"/>
    <w:rsid w:val="00B6222F"/>
    <w:rsid w:val="00B624A3"/>
    <w:rsid w:val="00B70E79"/>
    <w:rsid w:val="00B737BB"/>
    <w:rsid w:val="00B73863"/>
    <w:rsid w:val="00B75504"/>
    <w:rsid w:val="00B7796F"/>
    <w:rsid w:val="00B802CA"/>
    <w:rsid w:val="00B80EA7"/>
    <w:rsid w:val="00B82964"/>
    <w:rsid w:val="00B849B7"/>
    <w:rsid w:val="00B856EA"/>
    <w:rsid w:val="00B86EF8"/>
    <w:rsid w:val="00B91FFB"/>
    <w:rsid w:val="00B92B14"/>
    <w:rsid w:val="00B92CC4"/>
    <w:rsid w:val="00B949E7"/>
    <w:rsid w:val="00B94FF5"/>
    <w:rsid w:val="00B95A47"/>
    <w:rsid w:val="00B96907"/>
    <w:rsid w:val="00B96BA1"/>
    <w:rsid w:val="00B96E92"/>
    <w:rsid w:val="00BA2284"/>
    <w:rsid w:val="00BA32F9"/>
    <w:rsid w:val="00BA398D"/>
    <w:rsid w:val="00BA6552"/>
    <w:rsid w:val="00BA65A2"/>
    <w:rsid w:val="00BA6BFC"/>
    <w:rsid w:val="00BB0544"/>
    <w:rsid w:val="00BB0ACA"/>
    <w:rsid w:val="00BB346A"/>
    <w:rsid w:val="00BB4CF1"/>
    <w:rsid w:val="00BB5E51"/>
    <w:rsid w:val="00BB644C"/>
    <w:rsid w:val="00BB6800"/>
    <w:rsid w:val="00BB69CD"/>
    <w:rsid w:val="00BB6EB5"/>
    <w:rsid w:val="00BC06B1"/>
    <w:rsid w:val="00BC23EE"/>
    <w:rsid w:val="00BC2F9B"/>
    <w:rsid w:val="00BC3737"/>
    <w:rsid w:val="00BC4739"/>
    <w:rsid w:val="00BC7934"/>
    <w:rsid w:val="00BD0644"/>
    <w:rsid w:val="00BD1950"/>
    <w:rsid w:val="00BD1BFA"/>
    <w:rsid w:val="00BD38AD"/>
    <w:rsid w:val="00BD5C5E"/>
    <w:rsid w:val="00BD6321"/>
    <w:rsid w:val="00BE15F9"/>
    <w:rsid w:val="00BE1CED"/>
    <w:rsid w:val="00BE2541"/>
    <w:rsid w:val="00BE491E"/>
    <w:rsid w:val="00BE4EBB"/>
    <w:rsid w:val="00BE5ABD"/>
    <w:rsid w:val="00BE5FB6"/>
    <w:rsid w:val="00BF001B"/>
    <w:rsid w:val="00BF00C1"/>
    <w:rsid w:val="00BF094E"/>
    <w:rsid w:val="00BF1303"/>
    <w:rsid w:val="00BF2A87"/>
    <w:rsid w:val="00BF2F96"/>
    <w:rsid w:val="00C00FB8"/>
    <w:rsid w:val="00C025E2"/>
    <w:rsid w:val="00C02925"/>
    <w:rsid w:val="00C06D69"/>
    <w:rsid w:val="00C10845"/>
    <w:rsid w:val="00C11561"/>
    <w:rsid w:val="00C12C72"/>
    <w:rsid w:val="00C15698"/>
    <w:rsid w:val="00C15E9A"/>
    <w:rsid w:val="00C16727"/>
    <w:rsid w:val="00C21443"/>
    <w:rsid w:val="00C24BA1"/>
    <w:rsid w:val="00C24F28"/>
    <w:rsid w:val="00C2696A"/>
    <w:rsid w:val="00C30C1D"/>
    <w:rsid w:val="00C33688"/>
    <w:rsid w:val="00C37767"/>
    <w:rsid w:val="00C407EB"/>
    <w:rsid w:val="00C4098E"/>
    <w:rsid w:val="00C4292B"/>
    <w:rsid w:val="00C444BA"/>
    <w:rsid w:val="00C46CF5"/>
    <w:rsid w:val="00C46D18"/>
    <w:rsid w:val="00C50D42"/>
    <w:rsid w:val="00C52150"/>
    <w:rsid w:val="00C52258"/>
    <w:rsid w:val="00C5270F"/>
    <w:rsid w:val="00C54B17"/>
    <w:rsid w:val="00C566C8"/>
    <w:rsid w:val="00C578F4"/>
    <w:rsid w:val="00C57EE3"/>
    <w:rsid w:val="00C6164E"/>
    <w:rsid w:val="00C618BA"/>
    <w:rsid w:val="00C61E54"/>
    <w:rsid w:val="00C62079"/>
    <w:rsid w:val="00C63871"/>
    <w:rsid w:val="00C64547"/>
    <w:rsid w:val="00C6592F"/>
    <w:rsid w:val="00C67B89"/>
    <w:rsid w:val="00C70A89"/>
    <w:rsid w:val="00C70FD7"/>
    <w:rsid w:val="00C7130D"/>
    <w:rsid w:val="00C738E8"/>
    <w:rsid w:val="00C7611B"/>
    <w:rsid w:val="00C7629E"/>
    <w:rsid w:val="00C76F40"/>
    <w:rsid w:val="00C81230"/>
    <w:rsid w:val="00C812F8"/>
    <w:rsid w:val="00C81606"/>
    <w:rsid w:val="00C81E23"/>
    <w:rsid w:val="00C81FB8"/>
    <w:rsid w:val="00C84994"/>
    <w:rsid w:val="00C84A16"/>
    <w:rsid w:val="00C84F85"/>
    <w:rsid w:val="00C86E34"/>
    <w:rsid w:val="00C87ED7"/>
    <w:rsid w:val="00C930C2"/>
    <w:rsid w:val="00C9531A"/>
    <w:rsid w:val="00C9622E"/>
    <w:rsid w:val="00CA3978"/>
    <w:rsid w:val="00CA4A17"/>
    <w:rsid w:val="00CA6AB5"/>
    <w:rsid w:val="00CA7680"/>
    <w:rsid w:val="00CB015A"/>
    <w:rsid w:val="00CB0813"/>
    <w:rsid w:val="00CB2241"/>
    <w:rsid w:val="00CB257C"/>
    <w:rsid w:val="00CB278C"/>
    <w:rsid w:val="00CB39C7"/>
    <w:rsid w:val="00CB4145"/>
    <w:rsid w:val="00CB5285"/>
    <w:rsid w:val="00CB62B3"/>
    <w:rsid w:val="00CB75B4"/>
    <w:rsid w:val="00CC3696"/>
    <w:rsid w:val="00CC64C3"/>
    <w:rsid w:val="00CC7275"/>
    <w:rsid w:val="00CC74A8"/>
    <w:rsid w:val="00CD0696"/>
    <w:rsid w:val="00CD1CF7"/>
    <w:rsid w:val="00CD206A"/>
    <w:rsid w:val="00CD282D"/>
    <w:rsid w:val="00CD43B7"/>
    <w:rsid w:val="00CD5FAE"/>
    <w:rsid w:val="00CE0446"/>
    <w:rsid w:val="00CE0F28"/>
    <w:rsid w:val="00CE120D"/>
    <w:rsid w:val="00CE27B1"/>
    <w:rsid w:val="00CE2CA9"/>
    <w:rsid w:val="00CE35AB"/>
    <w:rsid w:val="00CE397D"/>
    <w:rsid w:val="00CE41B1"/>
    <w:rsid w:val="00CE42FD"/>
    <w:rsid w:val="00CF25CC"/>
    <w:rsid w:val="00CF32B6"/>
    <w:rsid w:val="00CF3F47"/>
    <w:rsid w:val="00CF4EB2"/>
    <w:rsid w:val="00CF74C0"/>
    <w:rsid w:val="00D003E2"/>
    <w:rsid w:val="00D0173A"/>
    <w:rsid w:val="00D02BFF"/>
    <w:rsid w:val="00D02C51"/>
    <w:rsid w:val="00D0411F"/>
    <w:rsid w:val="00D04CEF"/>
    <w:rsid w:val="00D05C46"/>
    <w:rsid w:val="00D0637E"/>
    <w:rsid w:val="00D1264F"/>
    <w:rsid w:val="00D128BC"/>
    <w:rsid w:val="00D1710C"/>
    <w:rsid w:val="00D17F3B"/>
    <w:rsid w:val="00D21955"/>
    <w:rsid w:val="00D21E5C"/>
    <w:rsid w:val="00D2202E"/>
    <w:rsid w:val="00D2236E"/>
    <w:rsid w:val="00D23AFC"/>
    <w:rsid w:val="00D25D71"/>
    <w:rsid w:val="00D315B1"/>
    <w:rsid w:val="00D32469"/>
    <w:rsid w:val="00D32C39"/>
    <w:rsid w:val="00D341E4"/>
    <w:rsid w:val="00D35DF1"/>
    <w:rsid w:val="00D36299"/>
    <w:rsid w:val="00D373FA"/>
    <w:rsid w:val="00D4098D"/>
    <w:rsid w:val="00D40BE7"/>
    <w:rsid w:val="00D40CE8"/>
    <w:rsid w:val="00D41085"/>
    <w:rsid w:val="00D42C03"/>
    <w:rsid w:val="00D453A9"/>
    <w:rsid w:val="00D47C28"/>
    <w:rsid w:val="00D52221"/>
    <w:rsid w:val="00D526DB"/>
    <w:rsid w:val="00D5536E"/>
    <w:rsid w:val="00D61C83"/>
    <w:rsid w:val="00D61F53"/>
    <w:rsid w:val="00D628BD"/>
    <w:rsid w:val="00D63E17"/>
    <w:rsid w:val="00D665C3"/>
    <w:rsid w:val="00D70718"/>
    <w:rsid w:val="00D70C9F"/>
    <w:rsid w:val="00D71C86"/>
    <w:rsid w:val="00D72868"/>
    <w:rsid w:val="00D733A2"/>
    <w:rsid w:val="00D738B9"/>
    <w:rsid w:val="00D7527E"/>
    <w:rsid w:val="00D75EF7"/>
    <w:rsid w:val="00D76888"/>
    <w:rsid w:val="00D7707A"/>
    <w:rsid w:val="00D8048A"/>
    <w:rsid w:val="00D8134D"/>
    <w:rsid w:val="00D82713"/>
    <w:rsid w:val="00D8358C"/>
    <w:rsid w:val="00D8540F"/>
    <w:rsid w:val="00D8682A"/>
    <w:rsid w:val="00D9116C"/>
    <w:rsid w:val="00D911A9"/>
    <w:rsid w:val="00D93E8B"/>
    <w:rsid w:val="00D959D5"/>
    <w:rsid w:val="00D96E7C"/>
    <w:rsid w:val="00D97204"/>
    <w:rsid w:val="00D978FD"/>
    <w:rsid w:val="00DA1007"/>
    <w:rsid w:val="00DA1F38"/>
    <w:rsid w:val="00DA420C"/>
    <w:rsid w:val="00DA4860"/>
    <w:rsid w:val="00DA5A1E"/>
    <w:rsid w:val="00DA64AE"/>
    <w:rsid w:val="00DA70B6"/>
    <w:rsid w:val="00DA76A2"/>
    <w:rsid w:val="00DB4124"/>
    <w:rsid w:val="00DB446D"/>
    <w:rsid w:val="00DB60C5"/>
    <w:rsid w:val="00DB62D6"/>
    <w:rsid w:val="00DB751B"/>
    <w:rsid w:val="00DB77DB"/>
    <w:rsid w:val="00DB7E9B"/>
    <w:rsid w:val="00DC1CFE"/>
    <w:rsid w:val="00DC200F"/>
    <w:rsid w:val="00DC2DCB"/>
    <w:rsid w:val="00DC3122"/>
    <w:rsid w:val="00DC42EA"/>
    <w:rsid w:val="00DC56B8"/>
    <w:rsid w:val="00DC5822"/>
    <w:rsid w:val="00DC60F4"/>
    <w:rsid w:val="00DD0BB7"/>
    <w:rsid w:val="00DD2C11"/>
    <w:rsid w:val="00DD39E7"/>
    <w:rsid w:val="00DD63E1"/>
    <w:rsid w:val="00DD67ED"/>
    <w:rsid w:val="00DD793B"/>
    <w:rsid w:val="00DE06B6"/>
    <w:rsid w:val="00DE0F69"/>
    <w:rsid w:val="00DE1C0D"/>
    <w:rsid w:val="00DE2875"/>
    <w:rsid w:val="00DF1A22"/>
    <w:rsid w:val="00DF3616"/>
    <w:rsid w:val="00DF39CA"/>
    <w:rsid w:val="00DF3B38"/>
    <w:rsid w:val="00DF5230"/>
    <w:rsid w:val="00DF766D"/>
    <w:rsid w:val="00DF7B6F"/>
    <w:rsid w:val="00E0069D"/>
    <w:rsid w:val="00E01704"/>
    <w:rsid w:val="00E019E2"/>
    <w:rsid w:val="00E0284C"/>
    <w:rsid w:val="00E0345D"/>
    <w:rsid w:val="00E05AE0"/>
    <w:rsid w:val="00E0735F"/>
    <w:rsid w:val="00E07B80"/>
    <w:rsid w:val="00E07FE9"/>
    <w:rsid w:val="00E10B59"/>
    <w:rsid w:val="00E11677"/>
    <w:rsid w:val="00E14E31"/>
    <w:rsid w:val="00E15544"/>
    <w:rsid w:val="00E157B9"/>
    <w:rsid w:val="00E16204"/>
    <w:rsid w:val="00E169A6"/>
    <w:rsid w:val="00E17E8B"/>
    <w:rsid w:val="00E21371"/>
    <w:rsid w:val="00E22275"/>
    <w:rsid w:val="00E23A24"/>
    <w:rsid w:val="00E26B5A"/>
    <w:rsid w:val="00E346BF"/>
    <w:rsid w:val="00E34B68"/>
    <w:rsid w:val="00E353D9"/>
    <w:rsid w:val="00E35A74"/>
    <w:rsid w:val="00E40495"/>
    <w:rsid w:val="00E40656"/>
    <w:rsid w:val="00E40B07"/>
    <w:rsid w:val="00E40C6A"/>
    <w:rsid w:val="00E41B4C"/>
    <w:rsid w:val="00E42F8E"/>
    <w:rsid w:val="00E4435B"/>
    <w:rsid w:val="00E466F0"/>
    <w:rsid w:val="00E505F8"/>
    <w:rsid w:val="00E50CA1"/>
    <w:rsid w:val="00E53226"/>
    <w:rsid w:val="00E53B15"/>
    <w:rsid w:val="00E53D6E"/>
    <w:rsid w:val="00E55605"/>
    <w:rsid w:val="00E56C54"/>
    <w:rsid w:val="00E60FDA"/>
    <w:rsid w:val="00E62BA6"/>
    <w:rsid w:val="00E63A8B"/>
    <w:rsid w:val="00E645C2"/>
    <w:rsid w:val="00E64790"/>
    <w:rsid w:val="00E64EF1"/>
    <w:rsid w:val="00E65013"/>
    <w:rsid w:val="00E75DAF"/>
    <w:rsid w:val="00E75E23"/>
    <w:rsid w:val="00E75E2A"/>
    <w:rsid w:val="00E776AD"/>
    <w:rsid w:val="00E820ED"/>
    <w:rsid w:val="00E83301"/>
    <w:rsid w:val="00E83E64"/>
    <w:rsid w:val="00E84B65"/>
    <w:rsid w:val="00E8520A"/>
    <w:rsid w:val="00E91563"/>
    <w:rsid w:val="00E92459"/>
    <w:rsid w:val="00E927D7"/>
    <w:rsid w:val="00E93C23"/>
    <w:rsid w:val="00E94387"/>
    <w:rsid w:val="00E9476D"/>
    <w:rsid w:val="00E967A3"/>
    <w:rsid w:val="00E96AE9"/>
    <w:rsid w:val="00E96FE8"/>
    <w:rsid w:val="00E97655"/>
    <w:rsid w:val="00E97910"/>
    <w:rsid w:val="00E97F90"/>
    <w:rsid w:val="00EA0205"/>
    <w:rsid w:val="00EA0FA5"/>
    <w:rsid w:val="00EA1EBD"/>
    <w:rsid w:val="00EA37A7"/>
    <w:rsid w:val="00EA401A"/>
    <w:rsid w:val="00EA50D1"/>
    <w:rsid w:val="00EA68FF"/>
    <w:rsid w:val="00EA70D2"/>
    <w:rsid w:val="00EA77C7"/>
    <w:rsid w:val="00EB0EA3"/>
    <w:rsid w:val="00EB12A5"/>
    <w:rsid w:val="00EB2D2D"/>
    <w:rsid w:val="00EB3561"/>
    <w:rsid w:val="00EB36AD"/>
    <w:rsid w:val="00EB5C28"/>
    <w:rsid w:val="00EB60AF"/>
    <w:rsid w:val="00EB64F8"/>
    <w:rsid w:val="00EB70CA"/>
    <w:rsid w:val="00EC2A02"/>
    <w:rsid w:val="00EC4611"/>
    <w:rsid w:val="00EC7619"/>
    <w:rsid w:val="00ED1467"/>
    <w:rsid w:val="00ED1C3D"/>
    <w:rsid w:val="00ED1FFE"/>
    <w:rsid w:val="00ED28FC"/>
    <w:rsid w:val="00ED29B1"/>
    <w:rsid w:val="00ED4559"/>
    <w:rsid w:val="00ED4817"/>
    <w:rsid w:val="00ED6CF7"/>
    <w:rsid w:val="00EE17A4"/>
    <w:rsid w:val="00EE1E9F"/>
    <w:rsid w:val="00EE2A32"/>
    <w:rsid w:val="00EE46D0"/>
    <w:rsid w:val="00EF25C6"/>
    <w:rsid w:val="00EF3C3E"/>
    <w:rsid w:val="00EF4E2F"/>
    <w:rsid w:val="00EF719A"/>
    <w:rsid w:val="00EF7B0F"/>
    <w:rsid w:val="00F0098B"/>
    <w:rsid w:val="00F01007"/>
    <w:rsid w:val="00F01531"/>
    <w:rsid w:val="00F021CF"/>
    <w:rsid w:val="00F04BDD"/>
    <w:rsid w:val="00F06020"/>
    <w:rsid w:val="00F12B29"/>
    <w:rsid w:val="00F153B8"/>
    <w:rsid w:val="00F17138"/>
    <w:rsid w:val="00F20F45"/>
    <w:rsid w:val="00F221B2"/>
    <w:rsid w:val="00F2415E"/>
    <w:rsid w:val="00F24243"/>
    <w:rsid w:val="00F26A71"/>
    <w:rsid w:val="00F30015"/>
    <w:rsid w:val="00F309FE"/>
    <w:rsid w:val="00F32CC2"/>
    <w:rsid w:val="00F33850"/>
    <w:rsid w:val="00F339CF"/>
    <w:rsid w:val="00F361A1"/>
    <w:rsid w:val="00F36AED"/>
    <w:rsid w:val="00F37D3A"/>
    <w:rsid w:val="00F407FF"/>
    <w:rsid w:val="00F40A42"/>
    <w:rsid w:val="00F430F6"/>
    <w:rsid w:val="00F4345D"/>
    <w:rsid w:val="00F43721"/>
    <w:rsid w:val="00F440FA"/>
    <w:rsid w:val="00F46479"/>
    <w:rsid w:val="00F47551"/>
    <w:rsid w:val="00F47AD3"/>
    <w:rsid w:val="00F510D4"/>
    <w:rsid w:val="00F5293A"/>
    <w:rsid w:val="00F52E29"/>
    <w:rsid w:val="00F541B0"/>
    <w:rsid w:val="00F558D9"/>
    <w:rsid w:val="00F605F8"/>
    <w:rsid w:val="00F63C15"/>
    <w:rsid w:val="00F646E7"/>
    <w:rsid w:val="00F64BA9"/>
    <w:rsid w:val="00F66370"/>
    <w:rsid w:val="00F67158"/>
    <w:rsid w:val="00F6782A"/>
    <w:rsid w:val="00F7101F"/>
    <w:rsid w:val="00F7198A"/>
    <w:rsid w:val="00F72028"/>
    <w:rsid w:val="00F74DF8"/>
    <w:rsid w:val="00F835E8"/>
    <w:rsid w:val="00F83DE4"/>
    <w:rsid w:val="00F84870"/>
    <w:rsid w:val="00F84E51"/>
    <w:rsid w:val="00F84E67"/>
    <w:rsid w:val="00F84F8C"/>
    <w:rsid w:val="00F9001F"/>
    <w:rsid w:val="00F9036F"/>
    <w:rsid w:val="00F91835"/>
    <w:rsid w:val="00F91F51"/>
    <w:rsid w:val="00F931D3"/>
    <w:rsid w:val="00F93508"/>
    <w:rsid w:val="00F95C35"/>
    <w:rsid w:val="00F97259"/>
    <w:rsid w:val="00FA01AF"/>
    <w:rsid w:val="00FA1E0D"/>
    <w:rsid w:val="00FA22C6"/>
    <w:rsid w:val="00FA5079"/>
    <w:rsid w:val="00FA588D"/>
    <w:rsid w:val="00FA5890"/>
    <w:rsid w:val="00FA64E5"/>
    <w:rsid w:val="00FA6E27"/>
    <w:rsid w:val="00FB20ED"/>
    <w:rsid w:val="00FB2B39"/>
    <w:rsid w:val="00FB3104"/>
    <w:rsid w:val="00FB34BA"/>
    <w:rsid w:val="00FB4116"/>
    <w:rsid w:val="00FB4148"/>
    <w:rsid w:val="00FC0C51"/>
    <w:rsid w:val="00FC1415"/>
    <w:rsid w:val="00FC5F61"/>
    <w:rsid w:val="00FD0608"/>
    <w:rsid w:val="00FD1F5C"/>
    <w:rsid w:val="00FD3356"/>
    <w:rsid w:val="00FD4FC3"/>
    <w:rsid w:val="00FE00B8"/>
    <w:rsid w:val="00FE10CC"/>
    <w:rsid w:val="00FE2F80"/>
    <w:rsid w:val="00FE43FD"/>
    <w:rsid w:val="00FE503A"/>
    <w:rsid w:val="00FE52F0"/>
    <w:rsid w:val="00FE5ECF"/>
    <w:rsid w:val="00FE7079"/>
    <w:rsid w:val="00FF0725"/>
    <w:rsid w:val="00FF0F49"/>
    <w:rsid w:val="00FF46D2"/>
    <w:rsid w:val="00FF5859"/>
    <w:rsid w:val="00FF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ECEC"/>
  <w15:chartTrackingRefBased/>
  <w15:docId w15:val="{9DBD7641-0803-4576-8596-4863EA91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C0"/>
    <w:pPr>
      <w:spacing w:after="120" w:line="276"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A420C"/>
    <w:pPr>
      <w:spacing w:after="240"/>
      <w:jc w:val="center"/>
      <w:outlineLvl w:val="0"/>
    </w:pPr>
    <w:rPr>
      <w:b/>
      <w:bCs/>
      <w:caps/>
      <w:sz w:val="28"/>
      <w:szCs w:val="28"/>
    </w:rPr>
  </w:style>
  <w:style w:type="paragraph" w:styleId="Heading2">
    <w:name w:val="heading 2"/>
    <w:basedOn w:val="Normal"/>
    <w:next w:val="Normal"/>
    <w:link w:val="Heading2Char"/>
    <w:uiPriority w:val="9"/>
    <w:qFormat/>
    <w:rsid w:val="00985FB5"/>
    <w:pPr>
      <w:keepNext/>
      <w:keepLines/>
      <w:spacing w:before="240"/>
      <w:outlineLvl w:val="1"/>
    </w:pPr>
    <w:rPr>
      <w:b/>
      <w:bCs/>
      <w:sz w:val="28"/>
      <w:szCs w:val="28"/>
    </w:rPr>
  </w:style>
  <w:style w:type="paragraph" w:styleId="Heading3">
    <w:name w:val="heading 3"/>
    <w:basedOn w:val="Normal"/>
    <w:next w:val="Normal"/>
    <w:link w:val="Heading3Char"/>
    <w:uiPriority w:val="9"/>
    <w:unhideWhenUsed/>
    <w:qFormat/>
    <w:rsid w:val="008261FD"/>
    <w:pPr>
      <w:keepNext/>
      <w:keepLines/>
      <w:spacing w:before="240"/>
      <w:outlineLvl w:val="2"/>
    </w:pPr>
    <w:rPr>
      <w:b/>
      <w:bCs/>
      <w:i/>
      <w:iCs/>
    </w:rPr>
  </w:style>
  <w:style w:type="paragraph" w:styleId="Heading4">
    <w:name w:val="heading 4"/>
    <w:basedOn w:val="Normal"/>
    <w:next w:val="Normal"/>
    <w:link w:val="Heading4Char"/>
    <w:uiPriority w:val="9"/>
    <w:unhideWhenUsed/>
    <w:qFormat/>
    <w:rsid w:val="001D2278"/>
    <w:pPr>
      <w:outlineLvl w:val="3"/>
    </w:pPr>
    <w:rPr>
      <w:u w:val="single"/>
    </w:rPr>
  </w:style>
  <w:style w:type="paragraph" w:styleId="Heading5">
    <w:name w:val="heading 5"/>
    <w:basedOn w:val="Normal"/>
    <w:next w:val="Normal"/>
    <w:link w:val="Heading5Char"/>
    <w:uiPriority w:val="9"/>
    <w:qFormat/>
    <w:rsid w:val="005E4266"/>
    <w:pPr>
      <w:keepNext/>
      <w:outlineLvl w:val="4"/>
    </w:pPr>
    <w:rPr>
      <w:b/>
    </w:rPr>
  </w:style>
  <w:style w:type="paragraph" w:styleId="Heading6">
    <w:name w:val="heading 6"/>
    <w:basedOn w:val="Normal"/>
    <w:next w:val="Normal"/>
    <w:link w:val="Heading6Char"/>
    <w:uiPriority w:val="9"/>
    <w:qFormat/>
    <w:rsid w:val="005E4266"/>
    <w:pPr>
      <w:keepNext/>
      <w:outlineLvl w:val="5"/>
    </w:pPr>
    <w:rPr>
      <w:b/>
      <w:bCs/>
    </w:rPr>
  </w:style>
  <w:style w:type="paragraph" w:styleId="Heading7">
    <w:name w:val="heading 7"/>
    <w:basedOn w:val="Normal"/>
    <w:next w:val="BodyText"/>
    <w:link w:val="Heading7Char"/>
    <w:uiPriority w:val="9"/>
    <w:unhideWhenUsed/>
    <w:qFormat/>
    <w:rsid w:val="00F47551"/>
    <w:pPr>
      <w:keepNext/>
      <w:keepLines/>
      <w:spacing w:before="200" w:after="0" w:line="240" w:lineRule="auto"/>
      <w:jc w:val="left"/>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F47551"/>
    <w:pPr>
      <w:keepNext/>
      <w:keepLines/>
      <w:spacing w:before="200" w:after="0" w:line="240" w:lineRule="auto"/>
      <w:jc w:val="left"/>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F47551"/>
    <w:pPr>
      <w:keepNext/>
      <w:keepLines/>
      <w:spacing w:before="200" w:after="0" w:line="240" w:lineRule="auto"/>
      <w:jc w:val="left"/>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0C"/>
    <w:rPr>
      <w:rFonts w:ascii="Times New Roman" w:eastAsia="Times New Roman" w:hAnsi="Times New Roman" w:cs="Times New Roman"/>
      <w:b/>
      <w:bCs/>
      <w:caps/>
      <w:kern w:val="0"/>
      <w:sz w:val="28"/>
      <w:szCs w:val="28"/>
      <w14:ligatures w14:val="none"/>
    </w:rPr>
  </w:style>
  <w:style w:type="character" w:customStyle="1" w:styleId="Heading2Char">
    <w:name w:val="Heading 2 Char"/>
    <w:basedOn w:val="DefaultParagraphFont"/>
    <w:link w:val="Heading2"/>
    <w:uiPriority w:val="9"/>
    <w:rsid w:val="00985FB5"/>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rsid w:val="005E4266"/>
    <w:rPr>
      <w:rFonts w:ascii="Times New Roman" w:eastAsia="Times New Roman" w:hAnsi="Times New Roman" w:cs="Times New Roman"/>
      <w:b/>
      <w:kern w:val="0"/>
      <w:sz w:val="24"/>
      <w:szCs w:val="24"/>
      <w14:ligatures w14:val="none"/>
    </w:rPr>
  </w:style>
  <w:style w:type="character" w:customStyle="1" w:styleId="Heading6Char">
    <w:name w:val="Heading 6 Char"/>
    <w:basedOn w:val="DefaultParagraphFont"/>
    <w:link w:val="Heading6"/>
    <w:rsid w:val="005E4266"/>
    <w:rPr>
      <w:rFonts w:ascii="Times New Roman" w:eastAsia="Times New Roman" w:hAnsi="Times New Roman" w:cs="Times New Roman"/>
      <w:b/>
      <w:bCs/>
      <w:kern w:val="0"/>
      <w:sz w:val="24"/>
      <w:szCs w:val="24"/>
      <w14:ligatures w14:val="none"/>
    </w:rPr>
  </w:style>
  <w:style w:type="paragraph" w:styleId="Title">
    <w:name w:val="Title"/>
    <w:basedOn w:val="Normal"/>
    <w:next w:val="Normal"/>
    <w:link w:val="TitleChar"/>
    <w:qFormat/>
    <w:rsid w:val="000008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69"/>
    <w:rPr>
      <w:rFonts w:asciiTheme="majorHAnsi" w:eastAsiaTheme="majorEastAsia" w:hAnsiTheme="majorHAnsi" w:cstheme="majorBidi"/>
      <w:spacing w:val="-10"/>
      <w:kern w:val="28"/>
      <w:sz w:val="56"/>
      <w:szCs w:val="56"/>
      <w14:ligatures w14:val="none"/>
    </w:rPr>
  </w:style>
  <w:style w:type="character" w:customStyle="1" w:styleId="Heading3Char">
    <w:name w:val="Heading 3 Char"/>
    <w:basedOn w:val="DefaultParagraphFont"/>
    <w:link w:val="Heading3"/>
    <w:uiPriority w:val="9"/>
    <w:rsid w:val="008261FD"/>
    <w:rPr>
      <w:rFonts w:ascii="Times New Roman" w:eastAsia="Times New Roman" w:hAnsi="Times New Roman" w:cs="Times New Roman"/>
      <w:b/>
      <w:bCs/>
      <w:i/>
      <w:iCs/>
      <w:kern w:val="0"/>
      <w:sz w:val="24"/>
      <w:szCs w:val="24"/>
      <w14:ligatures w14:val="none"/>
    </w:rPr>
  </w:style>
  <w:style w:type="character" w:customStyle="1" w:styleId="Heading4Char">
    <w:name w:val="Heading 4 Char"/>
    <w:basedOn w:val="DefaultParagraphFont"/>
    <w:link w:val="Heading4"/>
    <w:uiPriority w:val="9"/>
    <w:rsid w:val="001D2278"/>
    <w:rPr>
      <w:rFonts w:ascii="Times New Roman" w:eastAsia="Times New Roman" w:hAnsi="Times New Roman" w:cs="Times New Roman"/>
      <w:kern w:val="0"/>
      <w:sz w:val="24"/>
      <w:szCs w:val="24"/>
      <w:u w:val="single"/>
      <w14:ligatures w14:val="none"/>
    </w:rPr>
  </w:style>
  <w:style w:type="paragraph" w:styleId="Header">
    <w:name w:val="header"/>
    <w:basedOn w:val="Normal"/>
    <w:link w:val="HeaderChar"/>
    <w:uiPriority w:val="99"/>
    <w:unhideWhenUsed/>
    <w:rsid w:val="00AF5EA7"/>
    <w:pPr>
      <w:tabs>
        <w:tab w:val="center" w:pos="4680"/>
        <w:tab w:val="right" w:pos="9360"/>
      </w:tabs>
    </w:pPr>
  </w:style>
  <w:style w:type="character" w:customStyle="1" w:styleId="HeaderChar">
    <w:name w:val="Header Char"/>
    <w:basedOn w:val="DefaultParagraphFont"/>
    <w:link w:val="Header"/>
    <w:uiPriority w:val="99"/>
    <w:rsid w:val="00AF5EA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qFormat/>
    <w:rsid w:val="00AF5EA7"/>
    <w:pPr>
      <w:tabs>
        <w:tab w:val="center" w:pos="4680"/>
        <w:tab w:val="right" w:pos="9360"/>
      </w:tabs>
    </w:pPr>
  </w:style>
  <w:style w:type="character" w:customStyle="1" w:styleId="FooterChar">
    <w:name w:val="Footer Char"/>
    <w:basedOn w:val="DefaultParagraphFont"/>
    <w:link w:val="Footer"/>
    <w:uiPriority w:val="99"/>
    <w:rsid w:val="00AF5EA7"/>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64494"/>
    <w:rPr>
      <w:color w:val="666666"/>
    </w:rPr>
  </w:style>
  <w:style w:type="paragraph" w:styleId="Bibliography">
    <w:name w:val="Bibliography"/>
    <w:basedOn w:val="Normal"/>
    <w:next w:val="Normal"/>
    <w:unhideWhenUsed/>
    <w:qFormat/>
    <w:rsid w:val="003B1963"/>
    <w:pPr>
      <w:spacing w:after="240"/>
    </w:pPr>
  </w:style>
  <w:style w:type="character" w:styleId="CommentReference">
    <w:name w:val="annotation reference"/>
    <w:basedOn w:val="DefaultParagraphFont"/>
    <w:uiPriority w:val="99"/>
    <w:semiHidden/>
    <w:unhideWhenUsed/>
    <w:rsid w:val="00802FC5"/>
    <w:rPr>
      <w:sz w:val="16"/>
      <w:szCs w:val="16"/>
    </w:rPr>
  </w:style>
  <w:style w:type="paragraph" w:styleId="CommentText">
    <w:name w:val="annotation text"/>
    <w:basedOn w:val="Normal"/>
    <w:link w:val="CommentTextChar"/>
    <w:uiPriority w:val="99"/>
    <w:unhideWhenUsed/>
    <w:rsid w:val="00802FC5"/>
    <w:rPr>
      <w:sz w:val="20"/>
      <w:szCs w:val="20"/>
    </w:rPr>
  </w:style>
  <w:style w:type="character" w:customStyle="1" w:styleId="CommentTextChar">
    <w:name w:val="Comment Text Char"/>
    <w:basedOn w:val="DefaultParagraphFont"/>
    <w:link w:val="CommentText"/>
    <w:uiPriority w:val="99"/>
    <w:rsid w:val="00802FC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2FC5"/>
    <w:rPr>
      <w:b/>
      <w:bCs/>
    </w:rPr>
  </w:style>
  <w:style w:type="character" w:customStyle="1" w:styleId="CommentSubjectChar">
    <w:name w:val="Comment Subject Char"/>
    <w:basedOn w:val="CommentTextChar"/>
    <w:link w:val="CommentSubject"/>
    <w:uiPriority w:val="99"/>
    <w:semiHidden/>
    <w:rsid w:val="00802FC5"/>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720C8"/>
    <w:pPr>
      <w:spacing w:after="0"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
    <w:unhideWhenUsed/>
    <w:qFormat/>
    <w:rsid w:val="00864C18"/>
    <w:rPr>
      <w:sz w:val="20"/>
      <w:szCs w:val="20"/>
    </w:rPr>
  </w:style>
  <w:style w:type="character" w:customStyle="1" w:styleId="FootnoteTextChar">
    <w:name w:val="Footnote Text Char"/>
    <w:basedOn w:val="DefaultParagraphFont"/>
    <w:link w:val="FootnoteText"/>
    <w:uiPriority w:val="99"/>
    <w:semiHidden/>
    <w:rsid w:val="00864C1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nhideWhenUsed/>
    <w:rsid w:val="00864C18"/>
    <w:rPr>
      <w:vertAlign w:val="superscript"/>
    </w:rPr>
  </w:style>
  <w:style w:type="character" w:styleId="EndnoteReference">
    <w:name w:val="endnote reference"/>
    <w:basedOn w:val="DefaultParagraphFont"/>
    <w:uiPriority w:val="99"/>
    <w:semiHidden/>
    <w:unhideWhenUsed/>
    <w:rsid w:val="00DA4860"/>
    <w:rPr>
      <w:vertAlign w:val="superscript"/>
    </w:rPr>
  </w:style>
  <w:style w:type="paragraph" w:styleId="ListParagraph">
    <w:name w:val="List Paragraph"/>
    <w:basedOn w:val="Normal"/>
    <w:uiPriority w:val="34"/>
    <w:qFormat/>
    <w:rsid w:val="001D6789"/>
    <w:pPr>
      <w:ind w:left="720"/>
      <w:contextualSpacing/>
    </w:pPr>
  </w:style>
  <w:style w:type="paragraph" w:customStyle="1" w:styleId="Tablecaption">
    <w:name w:val="Table caption"/>
    <w:basedOn w:val="Normal"/>
    <w:link w:val="TablecaptionChar"/>
    <w:qFormat/>
    <w:rsid w:val="00175B01"/>
    <w:pPr>
      <w:spacing w:after="160" w:line="259" w:lineRule="auto"/>
    </w:pPr>
  </w:style>
  <w:style w:type="character" w:customStyle="1" w:styleId="TablecaptionChar">
    <w:name w:val="Table caption Char"/>
    <w:basedOn w:val="DefaultParagraphFont"/>
    <w:link w:val="Tablecaption"/>
    <w:rsid w:val="00175B01"/>
    <w:rPr>
      <w:rFonts w:ascii="Times New Roman" w:eastAsia="Times New Roman" w:hAnsi="Times New Roman" w:cs="Times New Roman"/>
      <w:kern w:val="0"/>
      <w:sz w:val="24"/>
      <w:szCs w:val="24"/>
      <w14:ligatures w14:val="none"/>
    </w:rPr>
  </w:style>
  <w:style w:type="paragraph" w:customStyle="1" w:styleId="FirstParagraph">
    <w:name w:val="First Paragraph"/>
    <w:basedOn w:val="BodyText"/>
    <w:next w:val="BodyText"/>
    <w:qFormat/>
    <w:rsid w:val="00DA420C"/>
    <w:pPr>
      <w:spacing w:before="180" w:after="180"/>
    </w:pPr>
    <w:rPr>
      <w:rFonts w:asciiTheme="minorHAnsi" w:eastAsiaTheme="minorHAnsi" w:hAnsiTheme="minorHAnsi" w:cstheme="minorBidi"/>
    </w:rPr>
  </w:style>
  <w:style w:type="paragraph" w:customStyle="1" w:styleId="Compact">
    <w:name w:val="Compact"/>
    <w:basedOn w:val="BodyText"/>
    <w:qFormat/>
    <w:rsid w:val="00DA420C"/>
    <w:pPr>
      <w:spacing w:before="36" w:after="36"/>
    </w:pPr>
    <w:rPr>
      <w:rFonts w:asciiTheme="minorHAnsi" w:eastAsiaTheme="minorHAnsi" w:hAnsiTheme="minorHAnsi" w:cstheme="minorBidi"/>
    </w:rPr>
  </w:style>
  <w:style w:type="paragraph" w:styleId="BlockText">
    <w:name w:val="Block Text"/>
    <w:basedOn w:val="BodyText"/>
    <w:next w:val="BodyText"/>
    <w:uiPriority w:val="9"/>
    <w:unhideWhenUsed/>
    <w:qFormat/>
    <w:rsid w:val="00DA420C"/>
    <w:pPr>
      <w:spacing w:before="100" w:after="100"/>
      <w:ind w:left="480" w:right="480"/>
    </w:pPr>
    <w:rPr>
      <w:rFonts w:asciiTheme="minorHAnsi" w:eastAsiaTheme="minorHAnsi" w:hAnsiTheme="minorHAnsi" w:cstheme="minorBidi"/>
    </w:rPr>
  </w:style>
  <w:style w:type="table" w:customStyle="1" w:styleId="Table">
    <w:name w:val="Table"/>
    <w:semiHidden/>
    <w:unhideWhenUsed/>
    <w:qFormat/>
    <w:rsid w:val="00DA420C"/>
    <w:pPr>
      <w:spacing w:after="200" w:line="240" w:lineRule="auto"/>
    </w:pPr>
    <w:rPr>
      <w:kern w:val="0"/>
      <w:sz w:val="24"/>
      <w:szCs w:val="24"/>
      <w14:ligatures w14:val="none"/>
    </w:rPr>
    <w:tblPr>
      <w:tblInd w:w="0" w:type="dxa"/>
      <w:tblCellMar>
        <w:top w:w="0" w:type="dxa"/>
        <w:left w:w="108" w:type="dxa"/>
        <w:bottom w:w="0" w:type="dxa"/>
        <w:right w:w="108" w:type="dxa"/>
      </w:tblCellMar>
    </w:tblPr>
  </w:style>
  <w:style w:type="character" w:customStyle="1" w:styleId="VerbatimChar">
    <w:name w:val="Verbatim Char"/>
    <w:basedOn w:val="DefaultParagraphFont"/>
    <w:link w:val="SourceCode"/>
    <w:rsid w:val="00DA420C"/>
    <w:rPr>
      <w:rFonts w:ascii="Consolas" w:hAnsi="Consolas"/>
    </w:rPr>
  </w:style>
  <w:style w:type="character" w:styleId="Hyperlink">
    <w:name w:val="Hyperlink"/>
    <w:basedOn w:val="DefaultParagraphFont"/>
    <w:rsid w:val="00DA420C"/>
    <w:rPr>
      <w:color w:val="4472C4" w:themeColor="accent1"/>
    </w:rPr>
  </w:style>
  <w:style w:type="paragraph" w:customStyle="1" w:styleId="SourceCode">
    <w:name w:val="Source Code"/>
    <w:basedOn w:val="Normal"/>
    <w:link w:val="VerbatimChar"/>
    <w:rsid w:val="00DA420C"/>
    <w:pPr>
      <w:wordWrap w:val="0"/>
      <w:spacing w:after="200"/>
    </w:pPr>
    <w:rPr>
      <w:rFonts w:ascii="Consolas" w:eastAsiaTheme="minorHAnsi" w:hAnsi="Consolas" w:cstheme="minorBidi"/>
      <w:kern w:val="2"/>
      <w:sz w:val="22"/>
      <w:szCs w:val="22"/>
      <w14:ligatures w14:val="standardContextual"/>
    </w:rPr>
  </w:style>
  <w:style w:type="paragraph" w:styleId="BodyText">
    <w:name w:val="Body Text"/>
    <w:basedOn w:val="Normal"/>
    <w:link w:val="BodyTextChar"/>
    <w:unhideWhenUsed/>
    <w:qFormat/>
    <w:rsid w:val="00DA420C"/>
  </w:style>
  <w:style w:type="character" w:customStyle="1" w:styleId="BodyTextChar">
    <w:name w:val="Body Text Char"/>
    <w:basedOn w:val="DefaultParagraphFont"/>
    <w:link w:val="BodyText"/>
    <w:rsid w:val="00DA420C"/>
    <w:rPr>
      <w:rFonts w:ascii="Times New Roman" w:eastAsia="Times New Roman" w:hAnsi="Times New Roman" w:cs="Times New Roman"/>
      <w:kern w:val="0"/>
      <w:sz w:val="24"/>
      <w:szCs w:val="24"/>
      <w14:ligatures w14:val="none"/>
    </w:rPr>
  </w:style>
  <w:style w:type="paragraph" w:customStyle="1" w:styleId="Code">
    <w:name w:val="Code"/>
    <w:basedOn w:val="SourceCode"/>
    <w:link w:val="CodeChar"/>
    <w:qFormat/>
    <w:rsid w:val="00020EE9"/>
  </w:style>
  <w:style w:type="character" w:customStyle="1" w:styleId="CodeChar">
    <w:name w:val="Code Char"/>
    <w:basedOn w:val="VerbatimChar"/>
    <w:link w:val="Code"/>
    <w:rsid w:val="00020EE9"/>
    <w:rPr>
      <w:rFonts w:ascii="Consolas" w:hAnsi="Consolas"/>
    </w:rPr>
  </w:style>
  <w:style w:type="character" w:styleId="FollowedHyperlink">
    <w:name w:val="FollowedHyperlink"/>
    <w:basedOn w:val="DefaultParagraphFont"/>
    <w:uiPriority w:val="99"/>
    <w:semiHidden/>
    <w:unhideWhenUsed/>
    <w:rsid w:val="00256CB4"/>
    <w:rPr>
      <w:color w:val="954F72" w:themeColor="followedHyperlink"/>
      <w:u w:val="single"/>
    </w:rPr>
  </w:style>
  <w:style w:type="character" w:customStyle="1" w:styleId="Heading7Char">
    <w:name w:val="Heading 7 Char"/>
    <w:basedOn w:val="DefaultParagraphFont"/>
    <w:link w:val="Heading7"/>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8Char">
    <w:name w:val="Heading 8 Char"/>
    <w:basedOn w:val="DefaultParagraphFont"/>
    <w:link w:val="Heading8"/>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9Char">
    <w:name w:val="Heading 9 Char"/>
    <w:basedOn w:val="DefaultParagraphFont"/>
    <w:link w:val="Heading9"/>
    <w:uiPriority w:val="9"/>
    <w:rsid w:val="00F47551"/>
    <w:rPr>
      <w:rFonts w:asciiTheme="majorHAnsi" w:eastAsiaTheme="majorEastAsia" w:hAnsiTheme="majorHAnsi" w:cstheme="majorBidi"/>
      <w:color w:val="4472C4" w:themeColor="accent1"/>
      <w:kern w:val="0"/>
      <w:sz w:val="24"/>
      <w:szCs w:val="24"/>
      <w14:ligatures w14:val="none"/>
    </w:rPr>
  </w:style>
  <w:style w:type="paragraph" w:styleId="Subtitle">
    <w:name w:val="Subtitle"/>
    <w:basedOn w:val="Title"/>
    <w:next w:val="BodyText"/>
    <w:link w:val="SubtitleChar"/>
    <w:qFormat/>
    <w:rsid w:val="00F47551"/>
    <w:pPr>
      <w:keepNext/>
      <w:keepLines/>
      <w:spacing w:before="240" w:after="240" w:line="240" w:lineRule="auto"/>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F47551"/>
    <w:rPr>
      <w:rFonts w:asciiTheme="majorHAnsi" w:eastAsiaTheme="majorEastAsia" w:hAnsiTheme="majorHAnsi" w:cstheme="majorBidi"/>
      <w:b/>
      <w:bCs/>
      <w:color w:val="2D4F8E" w:themeColor="accent1" w:themeShade="B5"/>
      <w:kern w:val="0"/>
      <w:sz w:val="30"/>
      <w:szCs w:val="30"/>
      <w14:ligatures w14:val="none"/>
    </w:rPr>
  </w:style>
  <w:style w:type="paragraph" w:customStyle="1" w:styleId="Author">
    <w:name w:val="Author"/>
    <w:next w:val="BodyText"/>
    <w:qFormat/>
    <w:rsid w:val="00F47551"/>
    <w:pPr>
      <w:keepNext/>
      <w:keepLines/>
      <w:spacing w:after="200" w:line="240" w:lineRule="auto"/>
      <w:jc w:val="center"/>
    </w:pPr>
    <w:rPr>
      <w:kern w:val="0"/>
      <w:sz w:val="24"/>
      <w:szCs w:val="24"/>
      <w14:ligatures w14:val="none"/>
    </w:rPr>
  </w:style>
  <w:style w:type="paragraph" w:styleId="Date">
    <w:name w:val="Date"/>
    <w:next w:val="BodyText"/>
    <w:link w:val="DateChar"/>
    <w:qFormat/>
    <w:rsid w:val="00F47551"/>
    <w:pPr>
      <w:keepNext/>
      <w:keepLines/>
      <w:spacing w:after="200" w:line="240" w:lineRule="auto"/>
      <w:jc w:val="center"/>
    </w:pPr>
    <w:rPr>
      <w:kern w:val="0"/>
      <w:sz w:val="24"/>
      <w:szCs w:val="24"/>
      <w14:ligatures w14:val="none"/>
    </w:rPr>
  </w:style>
  <w:style w:type="character" w:customStyle="1" w:styleId="DateChar">
    <w:name w:val="Date Char"/>
    <w:basedOn w:val="DefaultParagraphFont"/>
    <w:link w:val="Date"/>
    <w:rsid w:val="00F47551"/>
    <w:rPr>
      <w:kern w:val="0"/>
      <w:sz w:val="24"/>
      <w:szCs w:val="24"/>
      <w14:ligatures w14:val="none"/>
    </w:rPr>
  </w:style>
  <w:style w:type="paragraph" w:customStyle="1" w:styleId="Abstract">
    <w:name w:val="Abstract"/>
    <w:basedOn w:val="Normal"/>
    <w:next w:val="BodyText"/>
    <w:qFormat/>
    <w:rsid w:val="00F47551"/>
    <w:pPr>
      <w:keepNext/>
      <w:keepLines/>
      <w:spacing w:before="300" w:after="300" w:line="240" w:lineRule="auto"/>
      <w:jc w:val="left"/>
    </w:pPr>
    <w:rPr>
      <w:rFonts w:asciiTheme="minorHAnsi" w:eastAsiaTheme="minorHAnsi" w:hAnsiTheme="minorHAnsi" w:cstheme="minorBidi"/>
      <w:sz w:val="20"/>
      <w:szCs w:val="20"/>
    </w:rPr>
  </w:style>
  <w:style w:type="paragraph" w:customStyle="1" w:styleId="DefinitionTerm">
    <w:name w:val="Definition Term"/>
    <w:basedOn w:val="Normal"/>
    <w:next w:val="Definition"/>
    <w:rsid w:val="00F47551"/>
    <w:pPr>
      <w:keepNext/>
      <w:keepLines/>
      <w:spacing w:after="0" w:line="240" w:lineRule="auto"/>
      <w:jc w:val="left"/>
    </w:pPr>
    <w:rPr>
      <w:rFonts w:asciiTheme="minorHAnsi" w:eastAsiaTheme="minorHAnsi" w:hAnsiTheme="minorHAnsi" w:cstheme="minorBidi"/>
      <w:b/>
    </w:rPr>
  </w:style>
  <w:style w:type="paragraph" w:customStyle="1" w:styleId="Definition">
    <w:name w:val="Definition"/>
    <w:basedOn w:val="Normal"/>
    <w:rsid w:val="00F47551"/>
    <w:pPr>
      <w:spacing w:after="200" w:line="240" w:lineRule="auto"/>
      <w:jc w:val="left"/>
    </w:pPr>
    <w:rPr>
      <w:rFonts w:asciiTheme="minorHAnsi" w:eastAsiaTheme="minorHAnsi" w:hAnsiTheme="minorHAnsi" w:cstheme="minorBidi"/>
    </w:rPr>
  </w:style>
  <w:style w:type="paragraph" w:styleId="Caption">
    <w:name w:val="caption"/>
    <w:basedOn w:val="Normal"/>
    <w:link w:val="CaptionChar"/>
    <w:rsid w:val="00F47551"/>
    <w:pPr>
      <w:spacing w:line="240" w:lineRule="auto"/>
      <w:jc w:val="left"/>
    </w:pPr>
    <w:rPr>
      <w:rFonts w:asciiTheme="minorHAnsi" w:eastAsiaTheme="minorHAnsi" w:hAnsiTheme="minorHAnsi" w:cstheme="minorBidi"/>
      <w:i/>
    </w:rPr>
  </w:style>
  <w:style w:type="paragraph" w:customStyle="1" w:styleId="TableCaption0">
    <w:name w:val="Table Caption"/>
    <w:basedOn w:val="Caption"/>
    <w:rsid w:val="00F47551"/>
    <w:pPr>
      <w:keepNext/>
    </w:pPr>
  </w:style>
  <w:style w:type="paragraph" w:customStyle="1" w:styleId="ImageCaption">
    <w:name w:val="Image Caption"/>
    <w:basedOn w:val="Caption"/>
    <w:rsid w:val="00F47551"/>
  </w:style>
  <w:style w:type="paragraph" w:customStyle="1" w:styleId="Figure">
    <w:name w:val="Figure"/>
    <w:basedOn w:val="Normal"/>
    <w:rsid w:val="00F47551"/>
    <w:pPr>
      <w:spacing w:after="200" w:line="240" w:lineRule="auto"/>
      <w:jc w:val="left"/>
    </w:pPr>
    <w:rPr>
      <w:rFonts w:asciiTheme="minorHAnsi" w:eastAsiaTheme="minorHAnsi" w:hAnsiTheme="minorHAnsi" w:cstheme="minorBidi"/>
    </w:rPr>
  </w:style>
  <w:style w:type="paragraph" w:customStyle="1" w:styleId="CaptionedFigure">
    <w:name w:val="Captioned Figure"/>
    <w:basedOn w:val="Figure"/>
    <w:rsid w:val="00F47551"/>
    <w:pPr>
      <w:keepNext/>
    </w:pPr>
  </w:style>
  <w:style w:type="character" w:customStyle="1" w:styleId="CaptionChar">
    <w:name w:val="Caption Char"/>
    <w:basedOn w:val="DefaultParagraphFont"/>
    <w:link w:val="Caption"/>
    <w:rsid w:val="00F47551"/>
    <w:rPr>
      <w:i/>
      <w:kern w:val="0"/>
      <w:sz w:val="24"/>
      <w:szCs w:val="24"/>
      <w14:ligatures w14:val="none"/>
    </w:rPr>
  </w:style>
  <w:style w:type="paragraph" w:styleId="TOCHeading">
    <w:name w:val="TOC Heading"/>
    <w:basedOn w:val="Heading1"/>
    <w:next w:val="BodyText"/>
    <w:uiPriority w:val="39"/>
    <w:unhideWhenUsed/>
    <w:qFormat/>
    <w:rsid w:val="00F47551"/>
    <w:pPr>
      <w:keepNext/>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rPr>
  </w:style>
  <w:style w:type="character" w:customStyle="1" w:styleId="KeywordTok">
    <w:name w:val="KeywordTok"/>
    <w:basedOn w:val="VerbatimChar"/>
    <w:rsid w:val="00F47551"/>
    <w:rPr>
      <w:rFonts w:ascii="Consolas" w:hAnsi="Consolas"/>
      <w:b/>
      <w:color w:val="007020"/>
      <w:sz w:val="22"/>
    </w:rPr>
  </w:style>
  <w:style w:type="character" w:customStyle="1" w:styleId="DataTypeTok">
    <w:name w:val="DataTypeTok"/>
    <w:basedOn w:val="VerbatimChar"/>
    <w:rsid w:val="00F47551"/>
    <w:rPr>
      <w:rFonts w:ascii="Consolas" w:hAnsi="Consolas"/>
      <w:color w:val="902000"/>
      <w:sz w:val="22"/>
    </w:rPr>
  </w:style>
  <w:style w:type="character" w:customStyle="1" w:styleId="DecValTok">
    <w:name w:val="DecValTok"/>
    <w:basedOn w:val="VerbatimChar"/>
    <w:rsid w:val="00F47551"/>
    <w:rPr>
      <w:rFonts w:ascii="Consolas" w:hAnsi="Consolas"/>
      <w:color w:val="40A070"/>
      <w:sz w:val="22"/>
    </w:rPr>
  </w:style>
  <w:style w:type="character" w:customStyle="1" w:styleId="BaseNTok">
    <w:name w:val="BaseNTok"/>
    <w:basedOn w:val="VerbatimChar"/>
    <w:rsid w:val="00F47551"/>
    <w:rPr>
      <w:rFonts w:ascii="Consolas" w:hAnsi="Consolas"/>
      <w:color w:val="40A070"/>
      <w:sz w:val="22"/>
    </w:rPr>
  </w:style>
  <w:style w:type="character" w:customStyle="1" w:styleId="FloatTok">
    <w:name w:val="FloatTok"/>
    <w:basedOn w:val="VerbatimChar"/>
    <w:rsid w:val="00F47551"/>
    <w:rPr>
      <w:rFonts w:ascii="Consolas" w:hAnsi="Consolas"/>
      <w:color w:val="40A070"/>
      <w:sz w:val="22"/>
    </w:rPr>
  </w:style>
  <w:style w:type="character" w:customStyle="1" w:styleId="ConstantTok">
    <w:name w:val="ConstantTok"/>
    <w:basedOn w:val="VerbatimChar"/>
    <w:rsid w:val="00F47551"/>
    <w:rPr>
      <w:rFonts w:ascii="Consolas" w:hAnsi="Consolas"/>
      <w:color w:val="880000"/>
      <w:sz w:val="22"/>
    </w:rPr>
  </w:style>
  <w:style w:type="character" w:customStyle="1" w:styleId="CharTok">
    <w:name w:val="CharTok"/>
    <w:basedOn w:val="VerbatimChar"/>
    <w:rsid w:val="00F47551"/>
    <w:rPr>
      <w:rFonts w:ascii="Consolas" w:hAnsi="Consolas"/>
      <w:color w:val="4070A0"/>
      <w:sz w:val="22"/>
    </w:rPr>
  </w:style>
  <w:style w:type="character" w:customStyle="1" w:styleId="SpecialCharTok">
    <w:name w:val="SpecialCharTok"/>
    <w:basedOn w:val="VerbatimChar"/>
    <w:rsid w:val="00F47551"/>
    <w:rPr>
      <w:rFonts w:ascii="Consolas" w:hAnsi="Consolas"/>
      <w:color w:val="4070A0"/>
      <w:sz w:val="22"/>
    </w:rPr>
  </w:style>
  <w:style w:type="character" w:customStyle="1" w:styleId="StringTok">
    <w:name w:val="StringTok"/>
    <w:basedOn w:val="VerbatimChar"/>
    <w:rsid w:val="00F47551"/>
    <w:rPr>
      <w:rFonts w:ascii="Consolas" w:hAnsi="Consolas"/>
      <w:color w:val="4070A0"/>
      <w:sz w:val="22"/>
    </w:rPr>
  </w:style>
  <w:style w:type="character" w:customStyle="1" w:styleId="VerbatimStringTok">
    <w:name w:val="VerbatimStringTok"/>
    <w:basedOn w:val="VerbatimChar"/>
    <w:rsid w:val="00F47551"/>
    <w:rPr>
      <w:rFonts w:ascii="Consolas" w:hAnsi="Consolas"/>
      <w:color w:val="4070A0"/>
      <w:sz w:val="22"/>
    </w:rPr>
  </w:style>
  <w:style w:type="character" w:customStyle="1" w:styleId="SpecialStringTok">
    <w:name w:val="SpecialStringTok"/>
    <w:basedOn w:val="VerbatimChar"/>
    <w:rsid w:val="00F47551"/>
    <w:rPr>
      <w:rFonts w:ascii="Consolas" w:hAnsi="Consolas"/>
      <w:color w:val="BB6688"/>
      <w:sz w:val="22"/>
    </w:rPr>
  </w:style>
  <w:style w:type="character" w:customStyle="1" w:styleId="ImportTok">
    <w:name w:val="ImportTok"/>
    <w:basedOn w:val="VerbatimChar"/>
    <w:rsid w:val="00F47551"/>
    <w:rPr>
      <w:rFonts w:ascii="Consolas" w:hAnsi="Consolas"/>
      <w:sz w:val="22"/>
    </w:rPr>
  </w:style>
  <w:style w:type="character" w:customStyle="1" w:styleId="CommentTok">
    <w:name w:val="CommentTok"/>
    <w:basedOn w:val="VerbatimChar"/>
    <w:rsid w:val="00F47551"/>
    <w:rPr>
      <w:rFonts w:ascii="Consolas" w:hAnsi="Consolas"/>
      <w:i/>
      <w:color w:val="60A0B0"/>
      <w:sz w:val="22"/>
    </w:rPr>
  </w:style>
  <w:style w:type="character" w:customStyle="1" w:styleId="DocumentationTok">
    <w:name w:val="DocumentationTok"/>
    <w:basedOn w:val="VerbatimChar"/>
    <w:rsid w:val="00F47551"/>
    <w:rPr>
      <w:rFonts w:ascii="Consolas" w:hAnsi="Consolas"/>
      <w:i/>
      <w:color w:val="BA2121"/>
      <w:sz w:val="22"/>
    </w:rPr>
  </w:style>
  <w:style w:type="character" w:customStyle="1" w:styleId="AnnotationTok">
    <w:name w:val="AnnotationTok"/>
    <w:basedOn w:val="VerbatimChar"/>
    <w:rsid w:val="00F47551"/>
    <w:rPr>
      <w:rFonts w:ascii="Consolas" w:hAnsi="Consolas"/>
      <w:b/>
      <w:i/>
      <w:color w:val="60A0B0"/>
      <w:sz w:val="22"/>
    </w:rPr>
  </w:style>
  <w:style w:type="character" w:customStyle="1" w:styleId="CommentVarTok">
    <w:name w:val="CommentVarTok"/>
    <w:basedOn w:val="VerbatimChar"/>
    <w:rsid w:val="00F47551"/>
    <w:rPr>
      <w:rFonts w:ascii="Consolas" w:hAnsi="Consolas"/>
      <w:b/>
      <w:i/>
      <w:color w:val="60A0B0"/>
      <w:sz w:val="22"/>
    </w:rPr>
  </w:style>
  <w:style w:type="character" w:customStyle="1" w:styleId="OtherTok">
    <w:name w:val="OtherTok"/>
    <w:basedOn w:val="VerbatimChar"/>
    <w:rsid w:val="00F47551"/>
    <w:rPr>
      <w:rFonts w:ascii="Consolas" w:hAnsi="Consolas"/>
      <w:color w:val="007020"/>
      <w:sz w:val="22"/>
    </w:rPr>
  </w:style>
  <w:style w:type="character" w:customStyle="1" w:styleId="FunctionTok">
    <w:name w:val="FunctionTok"/>
    <w:basedOn w:val="VerbatimChar"/>
    <w:rsid w:val="00F47551"/>
    <w:rPr>
      <w:rFonts w:ascii="Consolas" w:hAnsi="Consolas"/>
      <w:color w:val="06287E"/>
      <w:sz w:val="22"/>
    </w:rPr>
  </w:style>
  <w:style w:type="character" w:customStyle="1" w:styleId="VariableTok">
    <w:name w:val="VariableTok"/>
    <w:basedOn w:val="VerbatimChar"/>
    <w:rsid w:val="00F47551"/>
    <w:rPr>
      <w:rFonts w:ascii="Consolas" w:hAnsi="Consolas"/>
      <w:color w:val="19177C"/>
      <w:sz w:val="22"/>
    </w:rPr>
  </w:style>
  <w:style w:type="character" w:customStyle="1" w:styleId="ControlFlowTok">
    <w:name w:val="ControlFlowTok"/>
    <w:basedOn w:val="VerbatimChar"/>
    <w:rsid w:val="00F47551"/>
    <w:rPr>
      <w:rFonts w:ascii="Consolas" w:hAnsi="Consolas"/>
      <w:b/>
      <w:color w:val="007020"/>
      <w:sz w:val="22"/>
    </w:rPr>
  </w:style>
  <w:style w:type="character" w:customStyle="1" w:styleId="OperatorTok">
    <w:name w:val="OperatorTok"/>
    <w:basedOn w:val="VerbatimChar"/>
    <w:rsid w:val="00F47551"/>
    <w:rPr>
      <w:rFonts w:ascii="Consolas" w:hAnsi="Consolas"/>
      <w:color w:val="666666"/>
      <w:sz w:val="22"/>
    </w:rPr>
  </w:style>
  <w:style w:type="character" w:customStyle="1" w:styleId="BuiltInTok">
    <w:name w:val="BuiltInTok"/>
    <w:basedOn w:val="VerbatimChar"/>
    <w:rsid w:val="00F47551"/>
    <w:rPr>
      <w:rFonts w:ascii="Consolas" w:hAnsi="Consolas"/>
      <w:sz w:val="22"/>
    </w:rPr>
  </w:style>
  <w:style w:type="character" w:customStyle="1" w:styleId="ExtensionTok">
    <w:name w:val="ExtensionTok"/>
    <w:basedOn w:val="VerbatimChar"/>
    <w:rsid w:val="00F47551"/>
    <w:rPr>
      <w:rFonts w:ascii="Consolas" w:hAnsi="Consolas"/>
      <w:sz w:val="22"/>
    </w:rPr>
  </w:style>
  <w:style w:type="character" w:customStyle="1" w:styleId="PreprocessorTok">
    <w:name w:val="PreprocessorTok"/>
    <w:basedOn w:val="VerbatimChar"/>
    <w:rsid w:val="00F47551"/>
    <w:rPr>
      <w:rFonts w:ascii="Consolas" w:hAnsi="Consolas"/>
      <w:color w:val="BC7A00"/>
      <w:sz w:val="22"/>
    </w:rPr>
  </w:style>
  <w:style w:type="character" w:customStyle="1" w:styleId="AttributeTok">
    <w:name w:val="AttributeTok"/>
    <w:basedOn w:val="VerbatimChar"/>
    <w:rsid w:val="00F47551"/>
    <w:rPr>
      <w:rFonts w:ascii="Consolas" w:hAnsi="Consolas"/>
      <w:color w:val="7D9029"/>
      <w:sz w:val="22"/>
    </w:rPr>
  </w:style>
  <w:style w:type="character" w:customStyle="1" w:styleId="RegionMarkerTok">
    <w:name w:val="RegionMarkerTok"/>
    <w:basedOn w:val="VerbatimChar"/>
    <w:rsid w:val="00F47551"/>
    <w:rPr>
      <w:rFonts w:ascii="Consolas" w:hAnsi="Consolas"/>
      <w:sz w:val="22"/>
    </w:rPr>
  </w:style>
  <w:style w:type="character" w:customStyle="1" w:styleId="InformationTok">
    <w:name w:val="InformationTok"/>
    <w:basedOn w:val="VerbatimChar"/>
    <w:rsid w:val="00F47551"/>
    <w:rPr>
      <w:rFonts w:ascii="Consolas" w:hAnsi="Consolas"/>
      <w:b/>
      <w:i/>
      <w:color w:val="60A0B0"/>
      <w:sz w:val="22"/>
    </w:rPr>
  </w:style>
  <w:style w:type="character" w:customStyle="1" w:styleId="WarningTok">
    <w:name w:val="WarningTok"/>
    <w:basedOn w:val="VerbatimChar"/>
    <w:rsid w:val="00F47551"/>
    <w:rPr>
      <w:rFonts w:ascii="Consolas" w:hAnsi="Consolas"/>
      <w:b/>
      <w:i/>
      <w:color w:val="60A0B0"/>
      <w:sz w:val="22"/>
    </w:rPr>
  </w:style>
  <w:style w:type="character" w:customStyle="1" w:styleId="AlertTok">
    <w:name w:val="AlertTok"/>
    <w:basedOn w:val="VerbatimChar"/>
    <w:rsid w:val="00F47551"/>
    <w:rPr>
      <w:rFonts w:ascii="Consolas" w:hAnsi="Consolas"/>
      <w:b/>
      <w:color w:val="FF0000"/>
      <w:sz w:val="22"/>
    </w:rPr>
  </w:style>
  <w:style w:type="character" w:customStyle="1" w:styleId="ErrorTok">
    <w:name w:val="ErrorTok"/>
    <w:basedOn w:val="VerbatimChar"/>
    <w:rsid w:val="00F47551"/>
    <w:rPr>
      <w:rFonts w:ascii="Consolas" w:hAnsi="Consolas"/>
      <w:b/>
      <w:color w:val="FF0000"/>
      <w:sz w:val="22"/>
    </w:rPr>
  </w:style>
  <w:style w:type="character" w:customStyle="1" w:styleId="NormalTok">
    <w:name w:val="NormalTok"/>
    <w:basedOn w:val="VerbatimChar"/>
    <w:rsid w:val="00F47551"/>
    <w:rPr>
      <w:rFonts w:ascii="Consolas" w:hAnsi="Consolas"/>
      <w:sz w:val="22"/>
    </w:rPr>
  </w:style>
  <w:style w:type="paragraph" w:styleId="TOC1">
    <w:name w:val="toc 1"/>
    <w:basedOn w:val="Normal"/>
    <w:next w:val="Normal"/>
    <w:autoRedefine/>
    <w:uiPriority w:val="39"/>
    <w:rsid w:val="00F47551"/>
    <w:pPr>
      <w:spacing w:after="100" w:line="240" w:lineRule="auto"/>
      <w:jc w:val="left"/>
    </w:pPr>
    <w:rPr>
      <w:rFonts w:asciiTheme="minorHAnsi" w:eastAsiaTheme="minorHAnsi" w:hAnsiTheme="minorHAnsi" w:cstheme="minorBidi"/>
    </w:rPr>
  </w:style>
  <w:style w:type="paragraph" w:styleId="TOC2">
    <w:name w:val="toc 2"/>
    <w:basedOn w:val="Normal"/>
    <w:next w:val="Normal"/>
    <w:autoRedefine/>
    <w:uiPriority w:val="39"/>
    <w:rsid w:val="00F47551"/>
    <w:pPr>
      <w:spacing w:after="100" w:line="240" w:lineRule="auto"/>
      <w:ind w:left="240"/>
      <w:jc w:val="left"/>
    </w:pPr>
    <w:rPr>
      <w:rFonts w:asciiTheme="minorHAnsi" w:eastAsiaTheme="minorHAnsi" w:hAnsiTheme="minorHAnsi" w:cstheme="minorBidi"/>
    </w:rPr>
  </w:style>
  <w:style w:type="table" w:styleId="TableGrid">
    <w:name w:val="Table Grid"/>
    <w:basedOn w:val="TableNormal"/>
    <w:uiPriority w:val="39"/>
    <w:rsid w:val="00847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2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1730">
      <w:bodyDiv w:val="1"/>
      <w:marLeft w:val="0"/>
      <w:marRight w:val="0"/>
      <w:marTop w:val="0"/>
      <w:marBottom w:val="0"/>
      <w:divBdr>
        <w:top w:val="none" w:sz="0" w:space="0" w:color="auto"/>
        <w:left w:val="none" w:sz="0" w:space="0" w:color="auto"/>
        <w:bottom w:val="none" w:sz="0" w:space="0" w:color="auto"/>
        <w:right w:val="none" w:sz="0" w:space="0" w:color="auto"/>
      </w:divBdr>
    </w:div>
    <w:div w:id="1116094732">
      <w:bodyDiv w:val="1"/>
      <w:marLeft w:val="0"/>
      <w:marRight w:val="0"/>
      <w:marTop w:val="0"/>
      <w:marBottom w:val="0"/>
      <w:divBdr>
        <w:top w:val="none" w:sz="0" w:space="0" w:color="auto"/>
        <w:left w:val="none" w:sz="0" w:space="0" w:color="auto"/>
        <w:bottom w:val="none" w:sz="0" w:space="0" w:color="auto"/>
        <w:right w:val="none" w:sz="0" w:space="0" w:color="auto"/>
      </w:divBdr>
    </w:div>
    <w:div w:id="1251963163">
      <w:bodyDiv w:val="1"/>
      <w:marLeft w:val="0"/>
      <w:marRight w:val="0"/>
      <w:marTop w:val="0"/>
      <w:marBottom w:val="0"/>
      <w:divBdr>
        <w:top w:val="none" w:sz="0" w:space="0" w:color="auto"/>
        <w:left w:val="none" w:sz="0" w:space="0" w:color="auto"/>
        <w:bottom w:val="none" w:sz="0" w:space="0" w:color="auto"/>
        <w:right w:val="none" w:sz="0" w:space="0" w:color="auto"/>
      </w:divBdr>
    </w:div>
    <w:div w:id="1477531818">
      <w:bodyDiv w:val="1"/>
      <w:marLeft w:val="0"/>
      <w:marRight w:val="0"/>
      <w:marTop w:val="0"/>
      <w:marBottom w:val="0"/>
      <w:divBdr>
        <w:top w:val="none" w:sz="0" w:space="0" w:color="auto"/>
        <w:left w:val="none" w:sz="0" w:space="0" w:color="auto"/>
        <w:bottom w:val="none" w:sz="0" w:space="0" w:color="auto"/>
        <w:right w:val="none" w:sz="0" w:space="0" w:color="auto"/>
      </w:divBdr>
    </w:div>
    <w:div w:id="159189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emf"/><Relationship Id="rId26" Type="http://schemas.openxmlformats.org/officeDocument/2006/relationships/image" Target="media/image8.emf"/><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commentsExtended" Target="commentsExtended.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brad-wolaver-nmose/santafe-buckman/tree/master/buckman" TargetMode="External"/><Relationship Id="rId24" Type="http://schemas.openxmlformats.org/officeDocument/2006/relationships/image" Target="media/image6.emf"/><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emf"/><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rsh\OneDrive%20-%20State%20of%20New%20Mexico\07_Misc\Templates\Application_Memo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f079e3-e0f6-4c78-875c-83f49dbfe8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1E04918F271F3489A6679C9278CC24B" ma:contentTypeVersion="16" ma:contentTypeDescription="Create a new document." ma:contentTypeScope="" ma:versionID="ffb5d7d1f615c1276503c856040e778e">
  <xsd:schema xmlns:xsd="http://www.w3.org/2001/XMLSchema" xmlns:xs="http://www.w3.org/2001/XMLSchema" xmlns:p="http://schemas.microsoft.com/office/2006/metadata/properties" xmlns:ns3="14f079e3-e0f6-4c78-875c-83f49dbfe879" xmlns:ns4="8e54f871-cf2b-4786-976f-7239fcc576c0" targetNamespace="http://schemas.microsoft.com/office/2006/metadata/properties" ma:root="true" ma:fieldsID="3ee06ba1ab433844f72394a8e28de718" ns3:_="" ns4:_="">
    <xsd:import namespace="14f079e3-e0f6-4c78-875c-83f49dbfe879"/>
    <xsd:import namespace="8e54f871-cf2b-4786-976f-7239fcc576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079e3-e0f6-4c78-875c-83f49dbfe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4f871-cf2b-4786-976f-7239fcc576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6A4506-A6B2-4F70-93FA-0C73E34FCCE4}">
  <ds:schemaRefs>
    <ds:schemaRef ds:uri="http://schemas.openxmlformats.org/officeDocument/2006/bibliography"/>
  </ds:schemaRefs>
</ds:datastoreItem>
</file>

<file path=customXml/itemProps2.xml><?xml version="1.0" encoding="utf-8"?>
<ds:datastoreItem xmlns:ds="http://schemas.openxmlformats.org/officeDocument/2006/customXml" ds:itemID="{D7B96E3F-5F80-4BFE-B19E-A27335E2C3DF}">
  <ds:schemaRefs>
    <ds:schemaRef ds:uri="http://schemas.microsoft.com/sharepoint/v3/contenttype/forms"/>
  </ds:schemaRefs>
</ds:datastoreItem>
</file>

<file path=customXml/itemProps3.xml><?xml version="1.0" encoding="utf-8"?>
<ds:datastoreItem xmlns:ds="http://schemas.openxmlformats.org/officeDocument/2006/customXml" ds:itemID="{F361EEBA-2476-4BB3-98F0-400D6524BC66}">
  <ds:schemaRefs>
    <ds:schemaRef ds:uri="http://schemas.microsoft.com/office/2006/metadata/properties"/>
    <ds:schemaRef ds:uri="http://schemas.microsoft.com/office/infopath/2007/PartnerControls"/>
    <ds:schemaRef ds:uri="14f079e3-e0f6-4c78-875c-83f49dbfe879"/>
  </ds:schemaRefs>
</ds:datastoreItem>
</file>

<file path=customXml/itemProps4.xml><?xml version="1.0" encoding="utf-8"?>
<ds:datastoreItem xmlns:ds="http://schemas.openxmlformats.org/officeDocument/2006/customXml" ds:itemID="{47384A76-1907-4230-85C1-699772AAC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079e3-e0f6-4c78-875c-83f49dbfe879"/>
    <ds:schemaRef ds:uri="8e54f871-cf2b-4786-976f-7239fcc57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Application_Memo_Template</Template>
  <TotalTime>33</TotalTime>
  <Pages>35</Pages>
  <Words>12256</Words>
  <Characters>69864</Characters>
  <Application>Microsoft Office Word</Application>
  <DocSecurity>0</DocSecurity>
  <Lines>1518</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Gersh</dc:creator>
  <cp:keywords/>
  <dc:description/>
  <cp:lastModifiedBy>Wolaver, Brad, OSE</cp:lastModifiedBy>
  <cp:revision>12</cp:revision>
  <cp:lastPrinted>2025-05-06T15:13:00Z</cp:lastPrinted>
  <dcterms:created xsi:type="dcterms:W3CDTF">2026-04-02T22:05:00Z</dcterms:created>
  <dcterms:modified xsi:type="dcterms:W3CDTF">2026-04-06T15:52:00Z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id="5db1mY6C"/&gt;&lt;style id="http://www.zotero.org/styles/harvard-cite-them-right"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y fmtid="{D5CDD505-2E9C-101B-9397-08002B2CF9AE}" pid="4" name="ContentTypeId">
    <vt:lpwstr>0x01010001E04918F271F3489A6679C9278CC24B</vt:lpwstr>
  </property>
</Properties>
</file>